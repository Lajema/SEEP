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1AB" w:rsidRDefault="00EB7BFA">
      <w:pPr>
        <w:jc w:val="center"/>
      </w:pPr>
      <w:r>
        <w:rPr>
          <w:b/>
          <w:bCs/>
          <w:sz w:val="48"/>
        </w:rPr>
        <w:br/>
      </w:r>
      <w:r>
        <w:rPr>
          <w:b/>
          <w:bCs/>
          <w:sz w:val="48"/>
        </w:rPr>
        <w:br/>
      </w:r>
      <w:r>
        <w:rPr>
          <w:b/>
          <w:bCs/>
          <w:sz w:val="48"/>
        </w:rPr>
        <w:br/>
      </w:r>
      <w:r>
        <w:rPr>
          <w:b/>
          <w:bCs/>
          <w:sz w:val="48"/>
        </w:rPr>
        <w:br/>
      </w:r>
      <w:r>
        <w:rPr>
          <w:b/>
          <w:bCs/>
          <w:sz w:val="48"/>
        </w:rPr>
        <w:br/>
        <w:t>SEEP Intake</w:t>
      </w:r>
    </w:p>
    <w:p w:rsidR="00B171AB" w:rsidRDefault="00B171AB">
      <w:pPr>
        <w:jc w:val="center"/>
      </w:pPr>
    </w:p>
    <w:p w:rsidR="00B171AB" w:rsidRDefault="00B171AB"/>
    <w:p w:rsidR="00B171AB" w:rsidRDefault="00F17635">
      <w:pPr>
        <w:rPr>
          <w:sz w:val="24"/>
        </w:rPr>
      </w:pPr>
      <w:r>
        <w:rPr>
          <w:sz w:val="24"/>
        </w:rPr>
        <w:t>Rapid Report to Share Early Findings</w:t>
      </w:r>
    </w:p>
    <w:p w:rsidR="00F17635" w:rsidRDefault="00F17635">
      <w:pPr>
        <w:rPr>
          <w:sz w:val="24"/>
        </w:rPr>
      </w:pPr>
    </w:p>
    <w:p w:rsidR="00F17635" w:rsidRDefault="00F17635">
      <w:pPr>
        <w:rPr>
          <w:sz w:val="24"/>
        </w:rPr>
      </w:pPr>
      <w:r>
        <w:rPr>
          <w:sz w:val="24"/>
        </w:rPr>
        <w:t>21</w:t>
      </w:r>
      <w:r w:rsidRPr="00F17635">
        <w:rPr>
          <w:sz w:val="24"/>
          <w:vertAlign w:val="superscript"/>
        </w:rPr>
        <w:t>st</w:t>
      </w:r>
      <w:r>
        <w:rPr>
          <w:sz w:val="24"/>
        </w:rPr>
        <w:t xml:space="preserve"> June 2019</w:t>
      </w:r>
    </w:p>
    <w:p w:rsidR="00F17635" w:rsidRDefault="00F17635">
      <w:pPr>
        <w:rPr>
          <w:sz w:val="24"/>
        </w:rPr>
      </w:pPr>
    </w:p>
    <w:p w:rsidR="00F17635" w:rsidRDefault="00F17635">
      <w:pPr>
        <w:rPr>
          <w:sz w:val="24"/>
        </w:rPr>
      </w:pPr>
    </w:p>
    <w:p w:rsidR="00F17635" w:rsidRDefault="00F17635">
      <w:pPr>
        <w:rPr>
          <w:sz w:val="24"/>
        </w:rPr>
      </w:pPr>
      <w:r w:rsidRPr="00F17635">
        <w:rPr>
          <w:sz w:val="24"/>
        </w:rPr>
        <w:drawing>
          <wp:anchor distT="0" distB="0" distL="114300" distR="114300" simplePos="0" relativeHeight="251659264" behindDoc="0" locked="0" layoutInCell="1" allowOverlap="1">
            <wp:simplePos x="0" y="0"/>
            <wp:positionH relativeFrom="column">
              <wp:posOffset>3409950</wp:posOffset>
            </wp:positionH>
            <wp:positionV relativeFrom="paragraph">
              <wp:posOffset>2286635</wp:posOffset>
            </wp:positionV>
            <wp:extent cx="1797050" cy="2641600"/>
            <wp:effectExtent l="19050" t="0" r="0" b="0"/>
            <wp:wrapSquare wrapText="bothSides"/>
            <wp:docPr id="3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FT_LOGO_500x500_03.jp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97050" cy="2641600"/>
                    </a:xfrm>
                    <a:prstGeom prst="rect">
                      <a:avLst/>
                    </a:prstGeom>
                  </pic:spPr>
                </pic:pic>
              </a:graphicData>
            </a:graphic>
          </wp:anchor>
        </w:drawing>
      </w:r>
      <w:r>
        <w:rPr>
          <w:sz w:val="24"/>
        </w:rPr>
        <w:br w:type="page"/>
      </w:r>
    </w:p>
    <w:p w:rsidR="00F17635" w:rsidRDefault="00F17635"/>
    <w:p w:rsidR="00B171AB" w:rsidRDefault="00B171AB"/>
    <w:p w:rsidR="00B171AB" w:rsidRDefault="00B171AB"/>
    <w:p w:rsidR="00B171AB" w:rsidRPr="00F17635" w:rsidRDefault="00EB7BFA">
      <w:pPr>
        <w:rPr>
          <w:b/>
          <w:bCs/>
          <w:sz w:val="22"/>
          <w:szCs w:val="22"/>
        </w:rPr>
      </w:pPr>
      <w:r w:rsidRPr="00F17635">
        <w:rPr>
          <w:b/>
          <w:bCs/>
          <w:sz w:val="22"/>
          <w:szCs w:val="22"/>
        </w:rPr>
        <w:t xml:space="preserve">Introduction </w:t>
      </w:r>
    </w:p>
    <w:p w:rsidR="00F17635" w:rsidRPr="00F17635" w:rsidRDefault="00F17635">
      <w:pPr>
        <w:rPr>
          <w:b/>
          <w:bCs/>
          <w:sz w:val="22"/>
          <w:szCs w:val="22"/>
        </w:rPr>
      </w:pPr>
    </w:p>
    <w:p w:rsidR="00F17635" w:rsidRPr="00F17635" w:rsidRDefault="00F17635">
      <w:pPr>
        <w:rPr>
          <w:bCs/>
          <w:sz w:val="22"/>
          <w:szCs w:val="22"/>
        </w:rPr>
      </w:pPr>
      <w:r w:rsidRPr="00F17635">
        <w:rPr>
          <w:bCs/>
          <w:sz w:val="22"/>
          <w:szCs w:val="22"/>
        </w:rPr>
        <w:t>This report serves to inform SEEP interim about findings of the Intake Interviews of the 300 savings groups that have been interviewed in Mali and Uganda.</w:t>
      </w:r>
    </w:p>
    <w:p w:rsidR="00F17635" w:rsidRPr="00F17635" w:rsidRDefault="00F17635">
      <w:pPr>
        <w:rPr>
          <w:bCs/>
          <w:sz w:val="22"/>
          <w:szCs w:val="22"/>
        </w:rPr>
      </w:pPr>
    </w:p>
    <w:p w:rsidR="00F17635" w:rsidRPr="00F17635" w:rsidRDefault="00F17635">
      <w:pPr>
        <w:rPr>
          <w:bCs/>
          <w:sz w:val="22"/>
          <w:szCs w:val="22"/>
        </w:rPr>
      </w:pPr>
      <w:r w:rsidRPr="00F17635">
        <w:rPr>
          <w:bCs/>
          <w:sz w:val="22"/>
          <w:szCs w:val="22"/>
        </w:rPr>
        <w:t>For this report</w:t>
      </w:r>
      <w:r w:rsidR="00F245AA">
        <w:rPr>
          <w:bCs/>
          <w:sz w:val="22"/>
          <w:szCs w:val="22"/>
        </w:rPr>
        <w:t>,</w:t>
      </w:r>
      <w:r w:rsidRPr="00F17635">
        <w:rPr>
          <w:bCs/>
          <w:sz w:val="22"/>
          <w:szCs w:val="22"/>
        </w:rPr>
        <w:t xml:space="preserve"> we used a very straightforward format. We present the questionnaire that was administered. In the questionnaire</w:t>
      </w:r>
      <w:r w:rsidR="00F245AA">
        <w:rPr>
          <w:bCs/>
          <w:sz w:val="22"/>
          <w:szCs w:val="22"/>
        </w:rPr>
        <w:t>,</w:t>
      </w:r>
      <w:r w:rsidRPr="00F17635">
        <w:rPr>
          <w:bCs/>
          <w:sz w:val="22"/>
          <w:szCs w:val="22"/>
        </w:rPr>
        <w:t xml:space="preserve"> we have pasted the graphs of the results for Mali and Uganda separately. </w:t>
      </w:r>
    </w:p>
    <w:p w:rsidR="00F17635" w:rsidRPr="00F17635" w:rsidRDefault="00F17635">
      <w:pPr>
        <w:rPr>
          <w:bCs/>
          <w:sz w:val="22"/>
          <w:szCs w:val="22"/>
        </w:rPr>
      </w:pPr>
    </w:p>
    <w:p w:rsidR="00F17635" w:rsidRDefault="00F17635">
      <w:pPr>
        <w:rPr>
          <w:bCs/>
          <w:sz w:val="22"/>
          <w:szCs w:val="22"/>
        </w:rPr>
      </w:pPr>
      <w:r w:rsidRPr="00F17635">
        <w:rPr>
          <w:bCs/>
          <w:sz w:val="22"/>
          <w:szCs w:val="22"/>
        </w:rPr>
        <w:t>For each graph</w:t>
      </w:r>
      <w:r w:rsidR="00F245AA">
        <w:rPr>
          <w:bCs/>
          <w:sz w:val="22"/>
          <w:szCs w:val="22"/>
        </w:rPr>
        <w:t>,</w:t>
      </w:r>
      <w:r w:rsidRPr="00F17635">
        <w:rPr>
          <w:bCs/>
          <w:sz w:val="22"/>
          <w:szCs w:val="22"/>
        </w:rPr>
        <w:t xml:space="preserve"> we write a short sentence summing up what can be concluded about the findings.</w:t>
      </w:r>
    </w:p>
    <w:p w:rsidR="00051CCE" w:rsidRDefault="00051CCE">
      <w:pPr>
        <w:rPr>
          <w:bCs/>
          <w:sz w:val="22"/>
          <w:szCs w:val="22"/>
        </w:rPr>
      </w:pPr>
    </w:p>
    <w:p w:rsidR="00051CCE" w:rsidRDefault="00051CCE" w:rsidP="00051CCE">
      <w:pPr>
        <w:rPr>
          <w:b/>
          <w:sz w:val="22"/>
          <w:szCs w:val="22"/>
        </w:rPr>
      </w:pPr>
      <w:r>
        <w:rPr>
          <w:b/>
          <w:sz w:val="22"/>
          <w:szCs w:val="22"/>
        </w:rPr>
        <w:t>Locations where the interviews took place</w:t>
      </w:r>
    </w:p>
    <w:p w:rsidR="00051CCE" w:rsidRDefault="00051CCE" w:rsidP="00051CCE">
      <w:pPr>
        <w:rPr>
          <w:b/>
          <w:sz w:val="22"/>
          <w:szCs w:val="22"/>
        </w:rPr>
      </w:pPr>
    </w:p>
    <w:p w:rsidR="00051CCE" w:rsidRDefault="00051CCE" w:rsidP="00051CCE">
      <w:pPr>
        <w:rPr>
          <w:b/>
          <w:sz w:val="22"/>
          <w:szCs w:val="22"/>
        </w:rPr>
      </w:pPr>
      <w:r>
        <w:rPr>
          <w:b/>
          <w:sz w:val="22"/>
          <w:szCs w:val="22"/>
        </w:rPr>
        <w:drawing>
          <wp:inline distT="0" distB="0" distL="0" distR="0">
            <wp:extent cx="5274310" cy="5345430"/>
            <wp:effectExtent l="19050" t="0" r="2540" b="0"/>
            <wp:docPr id="1" name="Picture 0" descr="Uganda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anda_map.PNG"/>
                    <pic:cNvPicPr/>
                  </pic:nvPicPr>
                  <pic:blipFill>
                    <a:blip r:embed="rId7"/>
                    <a:stretch>
                      <a:fillRect/>
                    </a:stretch>
                  </pic:blipFill>
                  <pic:spPr>
                    <a:xfrm>
                      <a:off x="0" y="0"/>
                      <a:ext cx="5274310" cy="5345430"/>
                    </a:xfrm>
                    <a:prstGeom prst="rect">
                      <a:avLst/>
                    </a:prstGeom>
                  </pic:spPr>
                </pic:pic>
              </a:graphicData>
            </a:graphic>
          </wp:inline>
        </w:drawing>
      </w:r>
    </w:p>
    <w:p w:rsidR="00051CCE" w:rsidRPr="00051CCE" w:rsidRDefault="00051CCE" w:rsidP="00051CCE">
      <w:pPr>
        <w:rPr>
          <w:sz w:val="22"/>
          <w:szCs w:val="22"/>
        </w:rPr>
      </w:pPr>
      <w:r w:rsidRPr="00051CCE">
        <w:rPr>
          <w:sz w:val="22"/>
          <w:szCs w:val="22"/>
        </w:rPr>
        <w:t>In Uganda</w:t>
      </w:r>
      <w:r w:rsidR="00F245AA">
        <w:rPr>
          <w:sz w:val="22"/>
          <w:szCs w:val="22"/>
        </w:rPr>
        <w:t>,</w:t>
      </w:r>
      <w:r w:rsidRPr="00051CCE">
        <w:rPr>
          <w:sz w:val="22"/>
          <w:szCs w:val="22"/>
        </w:rPr>
        <w:t xml:space="preserve"> the groups interviewed covered 9 districts. Four districts in Western Region named Rukungiri (Rukungiri District Farmers’ Association), Kanungu (KIRDP), Buhweju and Bushenyi (Aprocel). Five districts in Eastern Region named </w:t>
      </w:r>
      <w:r w:rsidRPr="00051CCE">
        <w:rPr>
          <w:sz w:val="22"/>
          <w:szCs w:val="22"/>
        </w:rPr>
        <w:lastRenderedPageBreak/>
        <w:t xml:space="preserve">Kamuli (Recode), Iganga (3 researchers, Iganga District Farmers’ Association), Bugiri and Busia (SEPSPEL), Tororo (Community Vision). </w:t>
      </w:r>
    </w:p>
    <w:p w:rsidR="00051CCE" w:rsidRDefault="00051CCE">
      <w:pPr>
        <w:rPr>
          <w:sz w:val="22"/>
          <w:szCs w:val="22"/>
        </w:rPr>
      </w:pPr>
    </w:p>
    <w:p w:rsidR="00051CCE" w:rsidRDefault="00051CCE">
      <w:pPr>
        <w:rPr>
          <w:sz w:val="22"/>
          <w:szCs w:val="22"/>
        </w:rPr>
      </w:pPr>
      <w:r>
        <w:rPr>
          <w:sz w:val="22"/>
          <w:szCs w:val="22"/>
        </w:rPr>
        <w:t>Detailed views of the Uganda locations are below:</w:t>
      </w:r>
    </w:p>
    <w:p w:rsidR="00051CCE" w:rsidRDefault="00051CCE">
      <w:pPr>
        <w:rPr>
          <w:sz w:val="22"/>
          <w:szCs w:val="22"/>
        </w:rPr>
      </w:pPr>
      <w:r>
        <w:rPr>
          <w:sz w:val="22"/>
          <w:szCs w:val="22"/>
        </w:rPr>
        <w:drawing>
          <wp:inline distT="0" distB="0" distL="0" distR="0">
            <wp:extent cx="4267796" cy="3143689"/>
            <wp:effectExtent l="19050" t="0" r="0" b="0"/>
            <wp:docPr id="11" name="Picture 10" descr="Uganda zo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anda zoom2.PNG"/>
                    <pic:cNvPicPr/>
                  </pic:nvPicPr>
                  <pic:blipFill>
                    <a:blip r:embed="rId8"/>
                    <a:stretch>
                      <a:fillRect/>
                    </a:stretch>
                  </pic:blipFill>
                  <pic:spPr>
                    <a:xfrm>
                      <a:off x="0" y="0"/>
                      <a:ext cx="4267796" cy="3143689"/>
                    </a:xfrm>
                    <a:prstGeom prst="rect">
                      <a:avLst/>
                    </a:prstGeom>
                  </pic:spPr>
                </pic:pic>
              </a:graphicData>
            </a:graphic>
          </wp:inline>
        </w:drawing>
      </w:r>
    </w:p>
    <w:p w:rsidR="00051CCE" w:rsidRDefault="00051CCE">
      <w:pPr>
        <w:rPr>
          <w:sz w:val="22"/>
          <w:szCs w:val="22"/>
        </w:rPr>
      </w:pPr>
    </w:p>
    <w:p w:rsidR="00051CCE" w:rsidRDefault="00051CCE" w:rsidP="00E015E4">
      <w:pPr>
        <w:ind w:left="-1080"/>
        <w:rPr>
          <w:sz w:val="22"/>
          <w:szCs w:val="22"/>
        </w:rPr>
      </w:pPr>
      <w:r>
        <w:rPr>
          <w:sz w:val="22"/>
          <w:szCs w:val="22"/>
        </w:rPr>
        <w:drawing>
          <wp:inline distT="0" distB="0" distL="0" distR="0">
            <wp:extent cx="5673486" cy="4254773"/>
            <wp:effectExtent l="19050" t="0" r="3414" b="0"/>
            <wp:docPr id="13" name="Picture 12" descr="Uganda Zo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anda Zoom1.png"/>
                    <pic:cNvPicPr/>
                  </pic:nvPicPr>
                  <pic:blipFill>
                    <a:blip r:embed="rId9"/>
                    <a:stretch>
                      <a:fillRect/>
                    </a:stretch>
                  </pic:blipFill>
                  <pic:spPr>
                    <a:xfrm>
                      <a:off x="0" y="0"/>
                      <a:ext cx="5675607" cy="4256363"/>
                    </a:xfrm>
                    <a:prstGeom prst="rect">
                      <a:avLst/>
                    </a:prstGeom>
                  </pic:spPr>
                </pic:pic>
              </a:graphicData>
            </a:graphic>
          </wp:inline>
        </w:drawing>
      </w:r>
    </w:p>
    <w:p w:rsidR="00051CCE" w:rsidRDefault="00051CCE">
      <w:pPr>
        <w:rPr>
          <w:sz w:val="22"/>
          <w:szCs w:val="22"/>
        </w:rPr>
      </w:pPr>
    </w:p>
    <w:p w:rsidR="00051CCE" w:rsidRDefault="00051CCE">
      <w:pPr>
        <w:rPr>
          <w:sz w:val="22"/>
          <w:szCs w:val="22"/>
        </w:rPr>
      </w:pPr>
      <w:r>
        <w:rPr>
          <w:sz w:val="22"/>
          <w:szCs w:val="22"/>
        </w:rPr>
        <w:lastRenderedPageBreak/>
        <w:t xml:space="preserve">In Mali two </w:t>
      </w:r>
      <w:r w:rsidR="00E015E4">
        <w:rPr>
          <w:sz w:val="22"/>
          <w:szCs w:val="22"/>
        </w:rPr>
        <w:t>ce</w:t>
      </w:r>
      <w:r w:rsidR="009E26C2">
        <w:rPr>
          <w:sz w:val="22"/>
          <w:szCs w:val="22"/>
        </w:rPr>
        <w:t>rcles</w:t>
      </w:r>
      <w:r>
        <w:rPr>
          <w:sz w:val="22"/>
          <w:szCs w:val="22"/>
        </w:rPr>
        <w:t xml:space="preserve"> named Bougouni (where the organi</w:t>
      </w:r>
      <w:r w:rsidR="00F245AA">
        <w:rPr>
          <w:sz w:val="22"/>
          <w:szCs w:val="22"/>
        </w:rPr>
        <w:t>z</w:t>
      </w:r>
      <w:r>
        <w:rPr>
          <w:sz w:val="22"/>
          <w:szCs w:val="22"/>
        </w:rPr>
        <w:t>ation CAEB was active) and Kalondieba (where the organi</w:t>
      </w:r>
      <w:r w:rsidR="00F245AA">
        <w:rPr>
          <w:sz w:val="22"/>
          <w:szCs w:val="22"/>
        </w:rPr>
        <w:t>z</w:t>
      </w:r>
      <w:r>
        <w:rPr>
          <w:sz w:val="22"/>
          <w:szCs w:val="22"/>
        </w:rPr>
        <w:t>ation J&amp;D was active) are included. Within these cercles seven communes are included.</w:t>
      </w:r>
    </w:p>
    <w:p w:rsidR="00051CCE" w:rsidRDefault="00051CCE">
      <w:pPr>
        <w:rPr>
          <w:sz w:val="22"/>
          <w:szCs w:val="22"/>
        </w:rPr>
      </w:pPr>
    </w:p>
    <w:p w:rsidR="00051CCE" w:rsidRDefault="00051CCE">
      <w:pPr>
        <w:rPr>
          <w:sz w:val="22"/>
          <w:szCs w:val="22"/>
        </w:rPr>
      </w:pPr>
      <w:r>
        <w:rPr>
          <w:sz w:val="22"/>
          <w:szCs w:val="22"/>
        </w:rPr>
        <w:drawing>
          <wp:inline distT="0" distB="0" distL="0" distR="0">
            <wp:extent cx="5265489" cy="3790950"/>
            <wp:effectExtent l="19050" t="0" r="0" b="0"/>
            <wp:docPr id="14" name="Picture 13" descr="Mali zo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i zoom1.png"/>
                    <pic:cNvPicPr/>
                  </pic:nvPicPr>
                  <pic:blipFill>
                    <a:blip r:embed="rId10"/>
                    <a:stretch>
                      <a:fillRect/>
                    </a:stretch>
                  </pic:blipFill>
                  <pic:spPr>
                    <a:xfrm>
                      <a:off x="0" y="0"/>
                      <a:ext cx="5265489" cy="3790950"/>
                    </a:xfrm>
                    <a:prstGeom prst="rect">
                      <a:avLst/>
                    </a:prstGeom>
                  </pic:spPr>
                </pic:pic>
              </a:graphicData>
            </a:graphic>
          </wp:inline>
        </w:drawing>
      </w:r>
    </w:p>
    <w:p w:rsidR="00495F76" w:rsidRDefault="00495F76" w:rsidP="00E015E4">
      <w:pPr>
        <w:ind w:left="1710"/>
        <w:rPr>
          <w:sz w:val="22"/>
          <w:szCs w:val="22"/>
        </w:rPr>
      </w:pPr>
      <w:r>
        <w:rPr>
          <w:sz w:val="22"/>
          <w:szCs w:val="22"/>
        </w:rPr>
        <w:drawing>
          <wp:inline distT="0" distB="0" distL="0" distR="0">
            <wp:extent cx="4073023" cy="4025457"/>
            <wp:effectExtent l="19050" t="0" r="3677" b="0"/>
            <wp:docPr id="15" name="Picture 14" descr="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4.PNG"/>
                    <pic:cNvPicPr/>
                  </pic:nvPicPr>
                  <pic:blipFill>
                    <a:blip r:embed="rId11"/>
                    <a:stretch>
                      <a:fillRect/>
                    </a:stretch>
                  </pic:blipFill>
                  <pic:spPr>
                    <a:xfrm>
                      <a:off x="0" y="0"/>
                      <a:ext cx="4073023" cy="4025457"/>
                    </a:xfrm>
                    <a:prstGeom prst="rect">
                      <a:avLst/>
                    </a:prstGeom>
                  </pic:spPr>
                </pic:pic>
              </a:graphicData>
            </a:graphic>
          </wp:inline>
        </w:drawing>
      </w:r>
    </w:p>
    <w:p w:rsidR="00051CCE" w:rsidRPr="00F17635" w:rsidRDefault="00051CCE">
      <w:pPr>
        <w:rPr>
          <w:sz w:val="22"/>
          <w:szCs w:val="22"/>
        </w:rPr>
      </w:pPr>
    </w:p>
    <w:p w:rsidR="00B171AB" w:rsidRPr="00F17635" w:rsidRDefault="00B171AB">
      <w:pPr>
        <w:rPr>
          <w:sz w:val="22"/>
          <w:szCs w:val="22"/>
        </w:rPr>
      </w:pPr>
    </w:p>
    <w:p w:rsidR="00495F76" w:rsidRDefault="00495F76">
      <w:pPr>
        <w:rPr>
          <w:b/>
          <w:sz w:val="22"/>
          <w:szCs w:val="22"/>
        </w:rPr>
      </w:pPr>
      <w:r>
        <w:rPr>
          <w:b/>
          <w:sz w:val="22"/>
          <w:szCs w:val="22"/>
        </w:rPr>
        <w:lastRenderedPageBreak/>
        <w:br w:type="page"/>
      </w:r>
    </w:p>
    <w:p w:rsidR="00F17635" w:rsidRPr="00F17635" w:rsidRDefault="00F17635">
      <w:pPr>
        <w:rPr>
          <w:b/>
          <w:sz w:val="22"/>
          <w:szCs w:val="22"/>
        </w:rPr>
      </w:pPr>
      <w:r w:rsidRPr="00F17635">
        <w:rPr>
          <w:b/>
          <w:sz w:val="22"/>
          <w:szCs w:val="22"/>
        </w:rPr>
        <w:lastRenderedPageBreak/>
        <w:t>Findings according to the questionnaire</w:t>
      </w:r>
    </w:p>
    <w:p w:rsidR="00F17635" w:rsidRDefault="00F17635"/>
    <w:tbl>
      <w:tblPr>
        <w:tblStyle w:val="TableGrid"/>
        <w:tblW w:w="0" w:type="auto"/>
        <w:tblLook w:val="01E0"/>
      </w:tblPr>
      <w:tblGrid>
        <w:gridCol w:w="1548"/>
        <w:gridCol w:w="3600"/>
        <w:gridCol w:w="3374"/>
      </w:tblGrid>
      <w:tr w:rsidR="00B171AB">
        <w:tc>
          <w:tcPr>
            <w:tcW w:w="1548" w:type="dxa"/>
            <w:shd w:val="clear" w:color="auto" w:fill="000000"/>
          </w:tcPr>
          <w:p w:rsidR="00B171AB" w:rsidRDefault="00EB7BFA">
            <w:pPr>
              <w:rPr>
                <w:color w:val="FFFFFF"/>
              </w:rPr>
            </w:pPr>
            <w:r>
              <w:rPr>
                <w:color w:val="FFFFFF"/>
              </w:rPr>
              <w:t>Question ID</w:t>
            </w:r>
          </w:p>
        </w:tc>
        <w:tc>
          <w:tcPr>
            <w:tcW w:w="3600" w:type="dxa"/>
            <w:shd w:val="clear" w:color="auto" w:fill="000000"/>
          </w:tcPr>
          <w:p w:rsidR="00B171AB" w:rsidRDefault="00EB7BFA">
            <w:pPr>
              <w:rPr>
                <w:color w:val="FFFFFF"/>
              </w:rPr>
            </w:pPr>
            <w:r>
              <w:rPr>
                <w:color w:val="FFFFFF"/>
              </w:rPr>
              <w:t>Question</w:t>
            </w:r>
          </w:p>
        </w:tc>
        <w:tc>
          <w:tcPr>
            <w:tcW w:w="3374" w:type="dxa"/>
            <w:shd w:val="clear" w:color="auto" w:fill="000000"/>
          </w:tcPr>
          <w:p w:rsidR="00B171AB" w:rsidRDefault="00EB7BFA">
            <w:pPr>
              <w:rPr>
                <w:color w:val="FFFFFF"/>
              </w:rPr>
            </w:pPr>
            <w:r>
              <w:rPr>
                <w:color w:val="FFFFFF"/>
              </w:rPr>
              <w:t>Answer</w:t>
            </w:r>
          </w:p>
        </w:tc>
      </w:tr>
      <w:tr w:rsidR="00B171AB">
        <w:tc>
          <w:tcPr>
            <w:tcW w:w="1548" w:type="dxa"/>
          </w:tcPr>
          <w:p w:rsidR="00B171AB" w:rsidRDefault="00EB7BFA">
            <w:r>
              <w:t>1</w:t>
            </w:r>
          </w:p>
        </w:tc>
        <w:tc>
          <w:tcPr>
            <w:tcW w:w="3600" w:type="dxa"/>
          </w:tcPr>
          <w:p w:rsidR="00B171AB" w:rsidRDefault="00EB7BFA">
            <w:r>
              <w:t>Greetings, my name is .... I am from L-IFT which is a company that does research about savings groups and VSLAs and the role savings groups have in members’ lives. This research will be used to help make VSLAs that will still be started better. I understand that you are part of the VSLA {0} . With your permission, I would like to visit your group for the coming three months so we can understand how you work, what you have learned, and if you have any challenges. I would like to start by asking you a few general questions about the group. This first interview takes about 15 minutes.</w:t>
            </w:r>
          </w:p>
        </w:tc>
        <w:tc>
          <w:tcPr>
            <w:tcW w:w="3374" w:type="dxa"/>
          </w:tcPr>
          <w:p w:rsidR="00B171AB" w:rsidRDefault="00B171AB"/>
        </w:tc>
      </w:tr>
      <w:tr w:rsidR="00B171AB">
        <w:tc>
          <w:tcPr>
            <w:tcW w:w="1548" w:type="dxa"/>
          </w:tcPr>
          <w:p w:rsidR="00B171AB" w:rsidRDefault="00EB7BFA">
            <w:r>
              <w:t>2</w:t>
            </w:r>
          </w:p>
        </w:tc>
        <w:tc>
          <w:tcPr>
            <w:tcW w:w="3600" w:type="dxa"/>
          </w:tcPr>
          <w:p w:rsidR="00B171AB" w:rsidRDefault="00EB7BFA">
            <w:r>
              <w:t>I will do my best to reduce the amount of time I ask from you, but your group will need to provide some information, and this will take some time. In exchange I hope the visits will be interesting for you and hopefully you will get some new awareness to help your group be even stronger.</w:t>
            </w:r>
          </w:p>
        </w:tc>
        <w:tc>
          <w:tcPr>
            <w:tcW w:w="3374" w:type="dxa"/>
          </w:tcPr>
          <w:p w:rsidR="00B171AB" w:rsidRDefault="00B171AB"/>
        </w:tc>
      </w:tr>
      <w:tr w:rsidR="00B171AB">
        <w:tc>
          <w:tcPr>
            <w:tcW w:w="1548" w:type="dxa"/>
          </w:tcPr>
          <w:p w:rsidR="00B171AB" w:rsidRDefault="00EB7BFA">
            <w:r>
              <w:t>3</w:t>
            </w:r>
          </w:p>
        </w:tc>
        <w:tc>
          <w:tcPr>
            <w:tcW w:w="3600" w:type="dxa"/>
          </w:tcPr>
          <w:p w:rsidR="00B171AB" w:rsidRDefault="00EB7BFA">
            <w:r>
              <w:t>This research is to learn what happened to the savings groups that were formed a long time ago. The research will interview 150 group in your country and another 150 groups in another country: Mali/Uganda.  The research is very open-minded. It just wants to learn whether savings groups are still operating and how they are operating. There are no wrong or right answers.   Do you allow me to interview you?  We will be very careful with your information. It is confidential and we will not disclose to anybody what you said. We will only disclose for the entire research what all the respondents together said.   Can I interview you now? Do you allow me to proceed?</w:t>
            </w:r>
          </w:p>
        </w:tc>
        <w:tc>
          <w:tcPr>
            <w:tcW w:w="3374" w:type="dxa"/>
          </w:tcPr>
          <w:p w:rsidR="00B171AB" w:rsidRDefault="00EB7BFA">
            <w:r>
              <w:t>Yes</w:t>
            </w:r>
          </w:p>
          <w:p w:rsidR="00B171AB" w:rsidRDefault="00EB7BFA">
            <w:r>
              <w:t>No</w:t>
            </w:r>
          </w:p>
        </w:tc>
      </w:tr>
      <w:tr w:rsidR="00B171AB">
        <w:tc>
          <w:tcPr>
            <w:tcW w:w="1548" w:type="dxa"/>
          </w:tcPr>
          <w:p w:rsidR="00B171AB" w:rsidRDefault="00EB7BFA">
            <w:r>
              <w:t>4</w:t>
            </w:r>
          </w:p>
        </w:tc>
        <w:tc>
          <w:tcPr>
            <w:tcW w:w="3600" w:type="dxa"/>
          </w:tcPr>
          <w:p w:rsidR="00B171AB" w:rsidRDefault="00EB7BFA">
            <w:r>
              <w:t xml:space="preserve">The research will consist of 5 components: a.       Census of savings groups (here we try to collect a full overview of existing groups in your village) b.       Intake interview (that is this interview and it will last 15 minutes) c.        Attending around 3 group-meetings over next 3 months (this will primarily be just observing the process of the meeting, without questions. At the end of the meeting I will have a few questions that will take </w:t>
            </w:r>
            <w:r>
              <w:lastRenderedPageBreak/>
              <w:t>10 to 20 minutes and these questions are either asked to the group as a whole or to 1 or 2 individuals) d.       Chairperson interview (this will take 30 to 45 minutes). e.       Record keeper interview (this will take 30 to 45 minutes). This interview should take place with the person who maintains records. /         MALI: I’d like to talk to the person who can best tell me how you keep records, how you know how much each person owes, and so on.</w:t>
            </w:r>
          </w:p>
        </w:tc>
        <w:tc>
          <w:tcPr>
            <w:tcW w:w="3374" w:type="dxa"/>
          </w:tcPr>
          <w:p w:rsidR="00B171AB" w:rsidRDefault="00B171AB"/>
        </w:tc>
      </w:tr>
      <w:tr w:rsidR="00B171AB">
        <w:tc>
          <w:tcPr>
            <w:tcW w:w="1548" w:type="dxa"/>
          </w:tcPr>
          <w:p w:rsidR="00B171AB" w:rsidRDefault="00EB7BFA">
            <w:r>
              <w:lastRenderedPageBreak/>
              <w:t>5</w:t>
            </w:r>
          </w:p>
        </w:tc>
        <w:tc>
          <w:tcPr>
            <w:tcW w:w="3600" w:type="dxa"/>
          </w:tcPr>
          <w:p w:rsidR="00B171AB" w:rsidRDefault="00EB7BFA" w:rsidP="00F245AA">
            <w:r>
              <w:t>We are very careful that any information you give us remains confidential. We conduct the interview with each respondent privately and you and your group’s answers can never be traced back to you or your specific group. The information you provide will form part of a study of 300 VSLA groups in Mali and Uganda. If your group participates in the study I will bring detailed information about confidentiality and a form to provide consent at my first visit to your group.</w:t>
            </w:r>
          </w:p>
        </w:tc>
        <w:tc>
          <w:tcPr>
            <w:tcW w:w="3374" w:type="dxa"/>
          </w:tcPr>
          <w:p w:rsidR="00B171AB" w:rsidRDefault="00B171AB"/>
        </w:tc>
      </w:tr>
      <w:tr w:rsidR="00B171AB">
        <w:tc>
          <w:tcPr>
            <w:tcW w:w="1548" w:type="dxa"/>
          </w:tcPr>
          <w:p w:rsidR="00B171AB" w:rsidRDefault="00EB7BFA">
            <w:r>
              <w:t>6</w:t>
            </w:r>
          </w:p>
        </w:tc>
        <w:tc>
          <w:tcPr>
            <w:tcW w:w="3600" w:type="dxa"/>
          </w:tcPr>
          <w:p w:rsidR="00B171AB" w:rsidRDefault="00EB7BFA">
            <w:r>
              <w:t>Do you have any questions about what I have just said? [....................] (leave the respondent some time to consider and ask you questions. She/he may want to consult other group members.) Will you allow me to conduct this first interview with you? Please note at the end of this first interview there are still questions in which you can indicate in case you need to think more and need to discuss with other group members whether to participate. Is it OK I proceed?</w:t>
            </w:r>
          </w:p>
        </w:tc>
        <w:tc>
          <w:tcPr>
            <w:tcW w:w="3374" w:type="dxa"/>
          </w:tcPr>
          <w:p w:rsidR="00B171AB" w:rsidRDefault="00EB7BFA">
            <w:r>
              <w:t>Yes, we can do the interview now</w:t>
            </w:r>
          </w:p>
          <w:p w:rsidR="00B171AB" w:rsidRDefault="00EB7BFA">
            <w:r>
              <w:t>Yes, we can do the interview but I want to make an appointment for another time</w:t>
            </w:r>
          </w:p>
          <w:p w:rsidR="00B171AB" w:rsidRDefault="00EB7BFA">
            <w:r>
              <w:t>I am not sure, please call me later</w:t>
            </w:r>
          </w:p>
          <w:p w:rsidR="00B171AB" w:rsidRDefault="00EB7BFA">
            <w:r>
              <w:t>No, I and my group refuse to participate</w:t>
            </w:r>
          </w:p>
        </w:tc>
      </w:tr>
      <w:tr w:rsidR="00B171AB">
        <w:tc>
          <w:tcPr>
            <w:tcW w:w="1548" w:type="dxa"/>
          </w:tcPr>
          <w:p w:rsidR="00B171AB" w:rsidRDefault="00EB7BFA">
            <w:r>
              <w:t>7</w:t>
            </w:r>
          </w:p>
        </w:tc>
        <w:tc>
          <w:tcPr>
            <w:tcW w:w="3600" w:type="dxa"/>
          </w:tcPr>
          <w:p w:rsidR="00B171AB" w:rsidRDefault="00EB7BFA">
            <w:r>
              <w:t>When can we make an appointment to do this first interview, the intake interview?</w:t>
            </w:r>
          </w:p>
        </w:tc>
        <w:tc>
          <w:tcPr>
            <w:tcW w:w="3374" w:type="dxa"/>
          </w:tcPr>
          <w:p w:rsidR="00B171AB" w:rsidRDefault="00B171AB"/>
        </w:tc>
      </w:tr>
      <w:tr w:rsidR="00B171AB">
        <w:tc>
          <w:tcPr>
            <w:tcW w:w="1548" w:type="dxa"/>
          </w:tcPr>
          <w:p w:rsidR="00B171AB" w:rsidRDefault="00EB7BFA">
            <w:r>
              <w:t>8</w:t>
            </w:r>
          </w:p>
        </w:tc>
        <w:tc>
          <w:tcPr>
            <w:tcW w:w="3600" w:type="dxa"/>
          </w:tcPr>
          <w:p w:rsidR="00B171AB" w:rsidRDefault="00EB7BFA">
            <w:r>
              <w:t>Please also provide me your contact details and for someone else. What is your name and what is the name of the other contact person?</w:t>
            </w:r>
          </w:p>
        </w:tc>
        <w:tc>
          <w:tcPr>
            <w:tcW w:w="3374" w:type="dxa"/>
          </w:tcPr>
          <w:p w:rsidR="00B171AB" w:rsidRDefault="00B171AB"/>
        </w:tc>
      </w:tr>
      <w:tr w:rsidR="00B171AB">
        <w:tc>
          <w:tcPr>
            <w:tcW w:w="1548" w:type="dxa"/>
          </w:tcPr>
          <w:p w:rsidR="00B171AB" w:rsidRDefault="00B171AB"/>
        </w:tc>
        <w:tc>
          <w:tcPr>
            <w:tcW w:w="3600" w:type="dxa"/>
          </w:tcPr>
          <w:p w:rsidR="00B171AB" w:rsidRDefault="00EB7BFA">
            <w:r>
              <w:rPr>
                <w:i/>
                <w:iCs/>
              </w:rPr>
              <w:t>Name 1st contact person</w:t>
            </w:r>
          </w:p>
        </w:tc>
        <w:tc>
          <w:tcPr>
            <w:tcW w:w="3374" w:type="dxa"/>
          </w:tcPr>
          <w:p w:rsidR="00B171AB" w:rsidRDefault="00B171AB"/>
        </w:tc>
      </w:tr>
      <w:tr w:rsidR="00B171AB">
        <w:tc>
          <w:tcPr>
            <w:tcW w:w="1548" w:type="dxa"/>
          </w:tcPr>
          <w:p w:rsidR="00B171AB" w:rsidRDefault="00B171AB"/>
        </w:tc>
        <w:tc>
          <w:tcPr>
            <w:tcW w:w="3600" w:type="dxa"/>
          </w:tcPr>
          <w:p w:rsidR="00B171AB" w:rsidRDefault="00EB7BFA">
            <w:r>
              <w:rPr>
                <w:i/>
                <w:iCs/>
              </w:rPr>
              <w:t>Name 2nd contact person</w:t>
            </w:r>
          </w:p>
        </w:tc>
        <w:tc>
          <w:tcPr>
            <w:tcW w:w="3374" w:type="dxa"/>
          </w:tcPr>
          <w:p w:rsidR="00B171AB" w:rsidRDefault="00B171AB"/>
        </w:tc>
      </w:tr>
      <w:tr w:rsidR="00B171AB">
        <w:tc>
          <w:tcPr>
            <w:tcW w:w="1548" w:type="dxa"/>
          </w:tcPr>
          <w:p w:rsidR="00B171AB" w:rsidRDefault="00EB7BFA">
            <w:r>
              <w:t>9</w:t>
            </w:r>
          </w:p>
        </w:tc>
        <w:tc>
          <w:tcPr>
            <w:tcW w:w="3600" w:type="dxa"/>
          </w:tcPr>
          <w:p w:rsidR="00B171AB" w:rsidRDefault="00EB7BFA">
            <w:r>
              <w:t>Could I please have your contact phone number? And the contact phone number of the other contact person?</w:t>
            </w:r>
          </w:p>
        </w:tc>
        <w:tc>
          <w:tcPr>
            <w:tcW w:w="3374" w:type="dxa"/>
          </w:tcPr>
          <w:p w:rsidR="00B171AB" w:rsidRDefault="00B171AB"/>
        </w:tc>
      </w:tr>
      <w:tr w:rsidR="00B171AB">
        <w:tc>
          <w:tcPr>
            <w:tcW w:w="1548" w:type="dxa"/>
          </w:tcPr>
          <w:p w:rsidR="00B171AB" w:rsidRDefault="00B171AB"/>
        </w:tc>
        <w:tc>
          <w:tcPr>
            <w:tcW w:w="3600" w:type="dxa"/>
          </w:tcPr>
          <w:p w:rsidR="00B171AB" w:rsidRDefault="00EB7BFA">
            <w:r>
              <w:rPr>
                <w:i/>
                <w:iCs/>
              </w:rPr>
              <w:t>1st contact number</w:t>
            </w:r>
          </w:p>
        </w:tc>
        <w:tc>
          <w:tcPr>
            <w:tcW w:w="3374" w:type="dxa"/>
          </w:tcPr>
          <w:p w:rsidR="00B171AB" w:rsidRDefault="00B171AB"/>
        </w:tc>
      </w:tr>
      <w:tr w:rsidR="00B171AB">
        <w:tc>
          <w:tcPr>
            <w:tcW w:w="1548" w:type="dxa"/>
          </w:tcPr>
          <w:p w:rsidR="00B171AB" w:rsidRDefault="00B171AB"/>
        </w:tc>
        <w:tc>
          <w:tcPr>
            <w:tcW w:w="3600" w:type="dxa"/>
          </w:tcPr>
          <w:p w:rsidR="00B171AB" w:rsidRDefault="00EB7BFA">
            <w:r>
              <w:rPr>
                <w:i/>
                <w:iCs/>
              </w:rPr>
              <w:t>2nd contact number</w:t>
            </w:r>
          </w:p>
        </w:tc>
        <w:tc>
          <w:tcPr>
            <w:tcW w:w="3374" w:type="dxa"/>
          </w:tcPr>
          <w:p w:rsidR="00B171AB" w:rsidRDefault="00B171AB"/>
        </w:tc>
      </w:tr>
      <w:tr w:rsidR="00B171AB">
        <w:tc>
          <w:tcPr>
            <w:tcW w:w="1548" w:type="dxa"/>
          </w:tcPr>
          <w:p w:rsidR="00B171AB" w:rsidRDefault="00EB7BFA">
            <w:r>
              <w:t>10</w:t>
            </w:r>
          </w:p>
        </w:tc>
        <w:tc>
          <w:tcPr>
            <w:tcW w:w="3600" w:type="dxa"/>
          </w:tcPr>
          <w:p w:rsidR="00B171AB" w:rsidRDefault="00EB7BFA">
            <w:r>
              <w:t>So you are sure your group doesn’t want to participate?</w:t>
            </w:r>
          </w:p>
        </w:tc>
        <w:tc>
          <w:tcPr>
            <w:tcW w:w="3374" w:type="dxa"/>
          </w:tcPr>
          <w:p w:rsidR="00B171AB" w:rsidRDefault="00EB7BFA">
            <w:r>
              <w:t>Yes</w:t>
            </w:r>
          </w:p>
          <w:p w:rsidR="00B171AB" w:rsidRDefault="00EB7BFA">
            <w:r>
              <w:t>No</w:t>
            </w:r>
          </w:p>
        </w:tc>
      </w:tr>
      <w:tr w:rsidR="00B171AB">
        <w:tc>
          <w:tcPr>
            <w:tcW w:w="1548" w:type="dxa"/>
          </w:tcPr>
          <w:p w:rsidR="00B171AB" w:rsidRDefault="00EB7BFA">
            <w:r>
              <w:t>11</w:t>
            </w:r>
          </w:p>
        </w:tc>
        <w:tc>
          <w:tcPr>
            <w:tcW w:w="3600" w:type="dxa"/>
          </w:tcPr>
          <w:p w:rsidR="00B171AB" w:rsidRDefault="00EB7BFA">
            <w:r>
              <w:t>Why doesn’t your group want to participate?</w:t>
            </w:r>
          </w:p>
        </w:tc>
        <w:tc>
          <w:tcPr>
            <w:tcW w:w="3374" w:type="dxa"/>
          </w:tcPr>
          <w:p w:rsidR="00B171AB" w:rsidRDefault="00EB7BFA">
            <w:r>
              <w:t>Don’t have time</w:t>
            </w:r>
          </w:p>
          <w:p w:rsidR="00B171AB" w:rsidRDefault="00EB7BFA">
            <w:r>
              <w:t>Don’t know you</w:t>
            </w:r>
          </w:p>
          <w:p w:rsidR="00B171AB" w:rsidRDefault="00EB7BFA">
            <w:r>
              <w:lastRenderedPageBreak/>
              <w:t>Don’t trust you</w:t>
            </w:r>
          </w:p>
          <w:p w:rsidR="00B171AB" w:rsidRDefault="00EB7BFA">
            <w:r>
              <w:t>Group has problems</w:t>
            </w:r>
          </w:p>
          <w:p w:rsidR="00B171AB" w:rsidRDefault="00EB7BFA">
            <w:r>
              <w:t>Group has secrets</w:t>
            </w:r>
          </w:p>
          <w:p w:rsidR="00B171AB" w:rsidRDefault="00EB7BFA">
            <w:r>
              <w:t>Group isn’t really functioning now</w:t>
            </w:r>
          </w:p>
          <w:p w:rsidR="00B171AB" w:rsidRDefault="00EB7BFA">
            <w:r>
              <w:t>Bad experiences with research/visitors</w:t>
            </w:r>
          </w:p>
          <w:p w:rsidR="00B171AB" w:rsidRDefault="00EB7BFA">
            <w:r>
              <w:t>Other</w:t>
            </w:r>
          </w:p>
        </w:tc>
      </w:tr>
      <w:tr w:rsidR="00B171AB">
        <w:tc>
          <w:tcPr>
            <w:tcW w:w="1548" w:type="dxa"/>
          </w:tcPr>
          <w:p w:rsidR="00B171AB" w:rsidRDefault="00EB7BFA">
            <w:r>
              <w:lastRenderedPageBreak/>
              <w:t>12</w:t>
            </w:r>
          </w:p>
        </w:tc>
        <w:tc>
          <w:tcPr>
            <w:tcW w:w="3600" w:type="dxa"/>
          </w:tcPr>
          <w:p w:rsidR="00B171AB" w:rsidRDefault="00EB7BFA">
            <w:r>
              <w:t>Please receive my phone number. If you change your mind, you can always call me and we can still work together. Would you mind if I take your contact details, just to check on you later whether you are sure you don’t want to participate? If so, Please provide me with your contact details: name, telephone number, telephone number of someone else who can reach you</w:t>
            </w:r>
          </w:p>
        </w:tc>
        <w:tc>
          <w:tcPr>
            <w:tcW w:w="3374" w:type="dxa"/>
          </w:tcPr>
          <w:p w:rsidR="00B171AB" w:rsidRDefault="00B171AB"/>
        </w:tc>
      </w:tr>
    </w:tbl>
    <w:p w:rsidR="00B171AB" w:rsidRDefault="00B171AB"/>
    <w:p w:rsidR="00B171AB" w:rsidRDefault="00EB7BFA">
      <w:r>
        <w:rPr>
          <w:b/>
          <w:bCs/>
          <w:sz w:val="24"/>
          <w:szCs w:val="24"/>
        </w:rPr>
        <w:t xml:space="preserve">Verification </w:t>
      </w:r>
    </w:p>
    <w:p w:rsidR="00B171AB" w:rsidRDefault="00B171AB"/>
    <w:tbl>
      <w:tblPr>
        <w:tblStyle w:val="TableGrid"/>
        <w:tblW w:w="0" w:type="auto"/>
        <w:tblLook w:val="01E0"/>
      </w:tblPr>
      <w:tblGrid>
        <w:gridCol w:w="1804"/>
        <w:gridCol w:w="3585"/>
        <w:gridCol w:w="3133"/>
      </w:tblGrid>
      <w:tr w:rsidR="00B171AB" w:rsidTr="00F17635">
        <w:tc>
          <w:tcPr>
            <w:tcW w:w="1810" w:type="dxa"/>
            <w:shd w:val="clear" w:color="auto" w:fill="000000"/>
          </w:tcPr>
          <w:p w:rsidR="00B171AB" w:rsidRDefault="00EB7BFA">
            <w:pPr>
              <w:rPr>
                <w:color w:val="FFFFFF"/>
              </w:rPr>
            </w:pPr>
            <w:r>
              <w:rPr>
                <w:color w:val="FFFFFF"/>
              </w:rPr>
              <w:t>Question ID</w:t>
            </w:r>
          </w:p>
        </w:tc>
        <w:tc>
          <w:tcPr>
            <w:tcW w:w="3471" w:type="dxa"/>
            <w:shd w:val="clear" w:color="auto" w:fill="000000"/>
          </w:tcPr>
          <w:p w:rsidR="00B171AB" w:rsidRDefault="00EB7BFA">
            <w:pPr>
              <w:rPr>
                <w:color w:val="FFFFFF"/>
              </w:rPr>
            </w:pPr>
            <w:r>
              <w:rPr>
                <w:color w:val="FFFFFF"/>
              </w:rPr>
              <w:t>Question</w:t>
            </w:r>
          </w:p>
        </w:tc>
        <w:tc>
          <w:tcPr>
            <w:tcW w:w="3241" w:type="dxa"/>
            <w:shd w:val="clear" w:color="auto" w:fill="000000"/>
          </w:tcPr>
          <w:p w:rsidR="00B171AB" w:rsidRDefault="00EB7BFA">
            <w:pPr>
              <w:rPr>
                <w:color w:val="FFFFFF"/>
              </w:rPr>
            </w:pPr>
            <w:r>
              <w:rPr>
                <w:color w:val="FFFFFF"/>
              </w:rPr>
              <w:t>Answer</w:t>
            </w:r>
          </w:p>
        </w:tc>
      </w:tr>
      <w:tr w:rsidR="00B171AB">
        <w:tc>
          <w:tcPr>
            <w:tcW w:w="1548" w:type="dxa"/>
          </w:tcPr>
          <w:p w:rsidR="00B171AB" w:rsidRDefault="00EB7BFA">
            <w:r>
              <w:t>13</w:t>
            </w:r>
          </w:p>
        </w:tc>
        <w:tc>
          <w:tcPr>
            <w:tcW w:w="3600" w:type="dxa"/>
          </w:tcPr>
          <w:p w:rsidR="00B171AB" w:rsidRDefault="00EB7BFA">
            <w:r>
              <w:t>Please help me verify the following information I have about your group</w:t>
            </w:r>
          </w:p>
        </w:tc>
        <w:tc>
          <w:tcPr>
            <w:tcW w:w="3374" w:type="dxa"/>
          </w:tcPr>
          <w:p w:rsidR="00B171AB" w:rsidRDefault="00B171AB"/>
        </w:tc>
      </w:tr>
      <w:tr w:rsidR="00B171AB">
        <w:tc>
          <w:tcPr>
            <w:tcW w:w="1548" w:type="dxa"/>
          </w:tcPr>
          <w:p w:rsidR="00B171AB" w:rsidRDefault="00EB7BFA">
            <w:r>
              <w:t>14</w:t>
            </w:r>
          </w:p>
        </w:tc>
        <w:tc>
          <w:tcPr>
            <w:tcW w:w="3600" w:type="dxa"/>
          </w:tcPr>
          <w:p w:rsidR="00B171AB" w:rsidRDefault="00EB7BFA">
            <w:r>
              <w:t>Name of group  {0}, is this correct?</w:t>
            </w:r>
          </w:p>
        </w:tc>
        <w:tc>
          <w:tcPr>
            <w:tcW w:w="3374" w:type="dxa"/>
          </w:tcPr>
          <w:p w:rsidR="00B171AB" w:rsidRDefault="00EB7BFA">
            <w:r>
              <w:t>Yes</w:t>
            </w:r>
          </w:p>
          <w:p w:rsidR="00B171AB" w:rsidRDefault="00EB7BFA">
            <w:r>
              <w:t>No, please specify what is the correct name’</w:t>
            </w:r>
          </w:p>
        </w:tc>
      </w:tr>
      <w:tr w:rsidR="00B171AB">
        <w:tc>
          <w:tcPr>
            <w:tcW w:w="1548" w:type="dxa"/>
          </w:tcPr>
          <w:p w:rsidR="00B171AB" w:rsidRDefault="00EB7BFA">
            <w:r>
              <w:t>15</w:t>
            </w:r>
          </w:p>
        </w:tc>
        <w:tc>
          <w:tcPr>
            <w:tcW w:w="3600" w:type="dxa"/>
          </w:tcPr>
          <w:p w:rsidR="00B171AB" w:rsidRDefault="00EB7BFA">
            <w:r>
              <w:t>Region  {0}, is this correct?</w:t>
            </w:r>
          </w:p>
        </w:tc>
        <w:tc>
          <w:tcPr>
            <w:tcW w:w="3374" w:type="dxa"/>
          </w:tcPr>
          <w:p w:rsidR="00B171AB" w:rsidRDefault="00EB7BFA">
            <w:r>
              <w:t>Yes</w:t>
            </w:r>
          </w:p>
          <w:p w:rsidR="00B171AB" w:rsidRDefault="00EB7BFA">
            <w:r>
              <w:t>No, please specify what is the correct name’</w:t>
            </w:r>
          </w:p>
          <w:p w:rsidR="00B171AB" w:rsidRDefault="00EB7BFA">
            <w:r>
              <w:t>I don't know</w:t>
            </w:r>
          </w:p>
        </w:tc>
      </w:tr>
      <w:tr w:rsidR="00B171AB">
        <w:tc>
          <w:tcPr>
            <w:tcW w:w="1548" w:type="dxa"/>
          </w:tcPr>
          <w:p w:rsidR="00B171AB" w:rsidRDefault="00EB7BFA">
            <w:r>
              <w:t>16</w:t>
            </w:r>
          </w:p>
        </w:tc>
        <w:tc>
          <w:tcPr>
            <w:tcW w:w="3600" w:type="dxa"/>
          </w:tcPr>
          <w:p w:rsidR="00B171AB" w:rsidRDefault="00EB7BFA">
            <w:r>
              <w:t>District  {0}, is this correct?</w:t>
            </w:r>
          </w:p>
        </w:tc>
        <w:tc>
          <w:tcPr>
            <w:tcW w:w="3374" w:type="dxa"/>
          </w:tcPr>
          <w:p w:rsidR="00B171AB" w:rsidRDefault="00EB7BFA">
            <w:r>
              <w:t>Yes</w:t>
            </w:r>
          </w:p>
          <w:p w:rsidR="00B171AB" w:rsidRDefault="00EB7BFA">
            <w:r>
              <w:t>No, please specify what is the correct name’</w:t>
            </w:r>
          </w:p>
          <w:p w:rsidR="00B171AB" w:rsidRDefault="00EB7BFA">
            <w:r>
              <w:t>I don't know</w:t>
            </w:r>
          </w:p>
        </w:tc>
      </w:tr>
      <w:tr w:rsidR="00B171AB">
        <w:tc>
          <w:tcPr>
            <w:tcW w:w="1548" w:type="dxa"/>
          </w:tcPr>
          <w:p w:rsidR="00B171AB" w:rsidRDefault="00EB7BFA">
            <w:r>
              <w:t>17</w:t>
            </w:r>
          </w:p>
        </w:tc>
        <w:tc>
          <w:tcPr>
            <w:tcW w:w="3600" w:type="dxa"/>
          </w:tcPr>
          <w:p w:rsidR="00B171AB" w:rsidRDefault="00EB7BFA">
            <w:r>
              <w:t>Parish  {0}, is this correct?</w:t>
            </w:r>
          </w:p>
        </w:tc>
        <w:tc>
          <w:tcPr>
            <w:tcW w:w="3374" w:type="dxa"/>
          </w:tcPr>
          <w:p w:rsidR="00B171AB" w:rsidRDefault="00EB7BFA">
            <w:r>
              <w:t>Yes</w:t>
            </w:r>
          </w:p>
          <w:p w:rsidR="00B171AB" w:rsidRDefault="00EB7BFA">
            <w:r>
              <w:t>No, please specify what is the correct name’</w:t>
            </w:r>
          </w:p>
          <w:p w:rsidR="00B171AB" w:rsidRDefault="00EB7BFA">
            <w:r>
              <w:t>I don't know</w:t>
            </w:r>
          </w:p>
        </w:tc>
      </w:tr>
      <w:tr w:rsidR="00B171AB">
        <w:tc>
          <w:tcPr>
            <w:tcW w:w="1548" w:type="dxa"/>
          </w:tcPr>
          <w:p w:rsidR="00B171AB" w:rsidRDefault="00EB7BFA">
            <w:r>
              <w:t>18</w:t>
            </w:r>
          </w:p>
        </w:tc>
        <w:tc>
          <w:tcPr>
            <w:tcW w:w="3600" w:type="dxa"/>
          </w:tcPr>
          <w:p w:rsidR="00B171AB" w:rsidRDefault="00EB7BFA">
            <w:r>
              <w:t>Village  {0}, is this correct?</w:t>
            </w:r>
          </w:p>
        </w:tc>
        <w:tc>
          <w:tcPr>
            <w:tcW w:w="3374" w:type="dxa"/>
          </w:tcPr>
          <w:p w:rsidR="00B171AB" w:rsidRDefault="00EB7BFA">
            <w:r>
              <w:t>Yes</w:t>
            </w:r>
          </w:p>
          <w:p w:rsidR="00B171AB" w:rsidRDefault="00EB7BFA">
            <w:r>
              <w:t>No, please specify what is the correct name’</w:t>
            </w:r>
          </w:p>
          <w:p w:rsidR="00B171AB" w:rsidRDefault="00EB7BFA">
            <w:r>
              <w:t>I don't know</w:t>
            </w:r>
          </w:p>
        </w:tc>
      </w:tr>
      <w:tr w:rsidR="00B171AB">
        <w:tc>
          <w:tcPr>
            <w:tcW w:w="1548" w:type="dxa"/>
          </w:tcPr>
          <w:p w:rsidR="00B171AB" w:rsidRDefault="00EB7BFA">
            <w:r>
              <w:t>19</w:t>
            </w:r>
          </w:p>
        </w:tc>
        <w:tc>
          <w:tcPr>
            <w:tcW w:w="3600" w:type="dxa"/>
          </w:tcPr>
          <w:p w:rsidR="00B171AB" w:rsidRDefault="00EB7BFA">
            <w:r>
              <w:t>Group number  {0}, is this correct?</w:t>
            </w:r>
          </w:p>
        </w:tc>
        <w:tc>
          <w:tcPr>
            <w:tcW w:w="3374" w:type="dxa"/>
          </w:tcPr>
          <w:p w:rsidR="00B171AB" w:rsidRDefault="00EB7BFA">
            <w:r>
              <w:t>Yes</w:t>
            </w:r>
          </w:p>
          <w:p w:rsidR="00B171AB" w:rsidRDefault="00EB7BFA">
            <w:r>
              <w:t>No, please specify what is the correct number</w:t>
            </w:r>
          </w:p>
          <w:p w:rsidR="00B171AB" w:rsidRDefault="00EB7BFA">
            <w:r>
              <w:t>I don't know</w:t>
            </w:r>
          </w:p>
        </w:tc>
      </w:tr>
      <w:tr w:rsidR="00B171AB">
        <w:tc>
          <w:tcPr>
            <w:tcW w:w="1548" w:type="dxa"/>
          </w:tcPr>
          <w:p w:rsidR="00B171AB" w:rsidRDefault="00EB7BFA">
            <w:r>
              <w:t>20</w:t>
            </w:r>
          </w:p>
        </w:tc>
        <w:tc>
          <w:tcPr>
            <w:tcW w:w="3600" w:type="dxa"/>
          </w:tcPr>
          <w:p w:rsidR="00B171AB" w:rsidRDefault="00EB7BFA">
            <w:r>
              <w:t>Date first training started  {0}, is this correct?</w:t>
            </w:r>
          </w:p>
        </w:tc>
        <w:tc>
          <w:tcPr>
            <w:tcW w:w="3374" w:type="dxa"/>
          </w:tcPr>
          <w:p w:rsidR="00B171AB" w:rsidRDefault="00EB7BFA">
            <w:r>
              <w:t>Yes</w:t>
            </w:r>
          </w:p>
          <w:p w:rsidR="00B171AB" w:rsidRDefault="00EB7BFA">
            <w:r>
              <w:t>No, please specify what is the correct date</w:t>
            </w:r>
          </w:p>
          <w:p w:rsidR="00B171AB" w:rsidRDefault="00EB7BFA">
            <w:r>
              <w:t>I don't know</w:t>
            </w:r>
          </w:p>
        </w:tc>
      </w:tr>
      <w:tr w:rsidR="00B171AB">
        <w:tc>
          <w:tcPr>
            <w:tcW w:w="1548" w:type="dxa"/>
          </w:tcPr>
          <w:p w:rsidR="00B171AB" w:rsidRDefault="00EB7BFA">
            <w:r>
              <w:t>21</w:t>
            </w:r>
          </w:p>
        </w:tc>
        <w:tc>
          <w:tcPr>
            <w:tcW w:w="3600" w:type="dxa"/>
          </w:tcPr>
          <w:p w:rsidR="00B171AB" w:rsidRDefault="00EB7BFA">
            <w:r>
              <w:t>Number of members at group formation  {0}, is this correct?</w:t>
            </w:r>
          </w:p>
        </w:tc>
        <w:tc>
          <w:tcPr>
            <w:tcW w:w="3374" w:type="dxa"/>
          </w:tcPr>
          <w:p w:rsidR="00B171AB" w:rsidRDefault="00EB7BFA">
            <w:r>
              <w:t>Yes</w:t>
            </w:r>
          </w:p>
          <w:p w:rsidR="00B171AB" w:rsidRDefault="00EB7BFA">
            <w:r>
              <w:t>No, please specify what is the correct number</w:t>
            </w:r>
          </w:p>
          <w:p w:rsidR="00B171AB" w:rsidRDefault="00EB7BFA">
            <w:r>
              <w:t>I don't know</w:t>
            </w:r>
          </w:p>
        </w:tc>
      </w:tr>
      <w:tr w:rsidR="00F17635" w:rsidTr="00306F2E">
        <w:tc>
          <w:tcPr>
            <w:tcW w:w="8522" w:type="dxa"/>
            <w:gridSpan w:val="3"/>
          </w:tcPr>
          <w:p w:rsidR="00F17635" w:rsidRDefault="00F17635">
            <w:r>
              <w:lastRenderedPageBreak/>
              <w:drawing>
                <wp:inline distT="0" distB="0" distL="0" distR="0">
                  <wp:extent cx="5274310" cy="4204335"/>
                  <wp:effectExtent l="19050" t="0" r="2540" b="0"/>
                  <wp:docPr id="2" name="Picture 1" descr="Ad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1.PNG"/>
                          <pic:cNvPicPr/>
                        </pic:nvPicPr>
                        <pic:blipFill>
                          <a:blip r:embed="rId12"/>
                          <a:stretch>
                            <a:fillRect/>
                          </a:stretch>
                        </pic:blipFill>
                        <pic:spPr>
                          <a:xfrm>
                            <a:off x="0" y="0"/>
                            <a:ext cx="5274310" cy="4204335"/>
                          </a:xfrm>
                          <a:prstGeom prst="rect">
                            <a:avLst/>
                          </a:prstGeom>
                        </pic:spPr>
                      </pic:pic>
                    </a:graphicData>
                  </a:graphic>
                </wp:inline>
              </w:drawing>
            </w:r>
          </w:p>
        </w:tc>
      </w:tr>
      <w:tr w:rsidR="00F17635" w:rsidTr="00306F2E">
        <w:tc>
          <w:tcPr>
            <w:tcW w:w="8522" w:type="dxa"/>
            <w:gridSpan w:val="3"/>
          </w:tcPr>
          <w:p w:rsidR="00F17635" w:rsidRDefault="00F17635" w:rsidP="00F17635">
            <w:pPr>
              <w:jc w:val="right"/>
            </w:pPr>
            <w:r>
              <w:t>In Mali</w:t>
            </w:r>
            <w:r w:rsidR="00F245AA">
              <w:t>,</w:t>
            </w:r>
            <w:r>
              <w:t xml:space="preserve"> all groups started off with 30 members. In all groups</w:t>
            </w:r>
            <w:r w:rsidR="00F245AA">
              <w:t>,</w:t>
            </w:r>
            <w:r>
              <w:t xml:space="preserve"> there were originally 25 female and 5 male members, according to the administrative data.</w:t>
            </w:r>
          </w:p>
          <w:p w:rsidR="00F17635" w:rsidRDefault="00F17635" w:rsidP="00F17635">
            <w:pPr>
              <w:jc w:val="right"/>
            </w:pPr>
            <w:r>
              <w:t>Currently</w:t>
            </w:r>
            <w:r w:rsidR="00F245AA">
              <w:t>,</w:t>
            </w:r>
            <w:r>
              <w:t xml:space="preserve"> Mali has </w:t>
            </w:r>
            <w:r w:rsidR="00F245AA">
              <w:t xml:space="preserve">a </w:t>
            </w:r>
            <w:r>
              <w:t>median group size of 24 members. Only 25 percent of the groups are larger than25 and 25 percent of the groups are smaller than 16.</w:t>
            </w:r>
          </w:p>
          <w:p w:rsidR="00F17635" w:rsidRDefault="00F17635" w:rsidP="00F17635">
            <w:pPr>
              <w:jc w:val="right"/>
            </w:pPr>
            <w:r>
              <w:t>In Uganda</w:t>
            </w:r>
            <w:r w:rsidR="00F245AA">
              <w:t>,</w:t>
            </w:r>
            <w:r>
              <w:t xml:space="preserve"> the groups were also all 30 on formation. There the distribution between male and female members varied. Median groups had 22 women members and 8 men members. Currently</w:t>
            </w:r>
            <w:r w:rsidR="00F245AA">
              <w:t>,</w:t>
            </w:r>
            <w:r>
              <w:t xml:space="preserve"> the groups in Uganda are median size 30 and only 25 percent below 30 in size. The groups appear to have grown on average with 25% being between 30 and 34 in size and another 25 percent larger than 34. Reportedly there is also one group with 200 members but that is not included in this graph (was assumed an outlier but it really is a verified group now).</w:t>
            </w:r>
          </w:p>
          <w:p w:rsidR="00F17635" w:rsidRDefault="00F17635" w:rsidP="00F17635">
            <w:pPr>
              <w:jc w:val="right"/>
            </w:pPr>
          </w:p>
        </w:tc>
      </w:tr>
      <w:tr w:rsidR="00B171AB">
        <w:tc>
          <w:tcPr>
            <w:tcW w:w="1548" w:type="dxa"/>
          </w:tcPr>
          <w:p w:rsidR="00B171AB" w:rsidRDefault="00EB7BFA">
            <w:r>
              <w:t>22</w:t>
            </w:r>
          </w:p>
        </w:tc>
        <w:tc>
          <w:tcPr>
            <w:tcW w:w="3600" w:type="dxa"/>
          </w:tcPr>
          <w:p w:rsidR="00B171AB" w:rsidRDefault="00EB7BFA">
            <w:r>
              <w:t>Women members  {0}, is this correct?</w:t>
            </w:r>
          </w:p>
        </w:tc>
        <w:tc>
          <w:tcPr>
            <w:tcW w:w="3374" w:type="dxa"/>
          </w:tcPr>
          <w:p w:rsidR="00B171AB" w:rsidRDefault="00EB7BFA">
            <w:r>
              <w:t>Yes</w:t>
            </w:r>
          </w:p>
          <w:p w:rsidR="00B171AB" w:rsidRDefault="00EB7BFA">
            <w:r>
              <w:t>No, please specify what is the correct number</w:t>
            </w:r>
          </w:p>
          <w:p w:rsidR="00B171AB" w:rsidRDefault="00EB7BFA">
            <w:r>
              <w:t>I don't know</w:t>
            </w:r>
          </w:p>
        </w:tc>
      </w:tr>
      <w:tr w:rsidR="00B171AB">
        <w:tc>
          <w:tcPr>
            <w:tcW w:w="1548" w:type="dxa"/>
          </w:tcPr>
          <w:p w:rsidR="00B171AB" w:rsidRDefault="00EB7BFA">
            <w:r>
              <w:t>23</w:t>
            </w:r>
          </w:p>
        </w:tc>
        <w:tc>
          <w:tcPr>
            <w:tcW w:w="3600" w:type="dxa"/>
          </w:tcPr>
          <w:p w:rsidR="00B171AB" w:rsidRDefault="00EB7BFA">
            <w:r>
              <w:t>Name of chairperson  {0}, is this correct?</w:t>
            </w:r>
          </w:p>
        </w:tc>
        <w:tc>
          <w:tcPr>
            <w:tcW w:w="3374" w:type="dxa"/>
          </w:tcPr>
          <w:p w:rsidR="00B171AB" w:rsidRDefault="00EB7BFA">
            <w:r>
              <w:t>Yes</w:t>
            </w:r>
          </w:p>
          <w:p w:rsidR="00B171AB" w:rsidRDefault="00EB7BFA">
            <w:r>
              <w:t>No, please specify what is the correct name’</w:t>
            </w:r>
          </w:p>
          <w:p w:rsidR="00B171AB" w:rsidRDefault="00EB7BFA">
            <w:r>
              <w:t>I don't know</w:t>
            </w:r>
          </w:p>
        </w:tc>
      </w:tr>
      <w:tr w:rsidR="00B171AB">
        <w:tc>
          <w:tcPr>
            <w:tcW w:w="1548" w:type="dxa"/>
          </w:tcPr>
          <w:p w:rsidR="00B171AB" w:rsidRDefault="00EB7BFA">
            <w:r>
              <w:t>24</w:t>
            </w:r>
          </w:p>
        </w:tc>
        <w:tc>
          <w:tcPr>
            <w:tcW w:w="3600" w:type="dxa"/>
          </w:tcPr>
          <w:p w:rsidR="00B171AB" w:rsidRDefault="00EB7BFA">
            <w:r>
              <w:t>Trainer name  {0}, is this correct?</w:t>
            </w:r>
          </w:p>
        </w:tc>
        <w:tc>
          <w:tcPr>
            <w:tcW w:w="3374" w:type="dxa"/>
          </w:tcPr>
          <w:p w:rsidR="00B171AB" w:rsidRDefault="00EB7BFA">
            <w:r>
              <w:t>Yes</w:t>
            </w:r>
          </w:p>
          <w:p w:rsidR="00B171AB" w:rsidRDefault="00EB7BFA">
            <w:r>
              <w:t>No, please specify what is the correct name’</w:t>
            </w:r>
          </w:p>
          <w:p w:rsidR="00B171AB" w:rsidRDefault="00EB7BFA">
            <w:r>
              <w:t>I don't know</w:t>
            </w:r>
          </w:p>
        </w:tc>
      </w:tr>
      <w:tr w:rsidR="00B171AB">
        <w:tc>
          <w:tcPr>
            <w:tcW w:w="1548" w:type="dxa"/>
          </w:tcPr>
          <w:p w:rsidR="00B171AB" w:rsidRDefault="00EB7BFA">
            <w:r>
              <w:t>25</w:t>
            </w:r>
          </w:p>
        </w:tc>
        <w:tc>
          <w:tcPr>
            <w:tcW w:w="3600" w:type="dxa"/>
          </w:tcPr>
          <w:p w:rsidR="00B171AB" w:rsidRDefault="00EB7BFA">
            <w:r>
              <w:t>The information I just listed to you about the group, name, chairperson, number of members, does this sound like your group or does it actually sound like another group? I know it is a long time ago but if you think the information is wrong, please tell me about it.”</w:t>
            </w:r>
          </w:p>
        </w:tc>
        <w:tc>
          <w:tcPr>
            <w:tcW w:w="3374" w:type="dxa"/>
          </w:tcPr>
          <w:p w:rsidR="00B171AB" w:rsidRDefault="00EB7BFA">
            <w:r>
              <w:t>Information is correct and sounds like my group</w:t>
            </w:r>
          </w:p>
          <w:p w:rsidR="00B171AB" w:rsidRDefault="00EB7BFA">
            <w:r>
              <w:t>Most of the information is correct but some I don’t recognize</w:t>
            </w:r>
          </w:p>
          <w:p w:rsidR="00B171AB" w:rsidRDefault="00EB7BFA">
            <w:r>
              <w:t>Information seems wrong, not from our group</w:t>
            </w:r>
          </w:p>
          <w:p w:rsidR="00B171AB" w:rsidRDefault="00EB7BFA">
            <w:r>
              <w:t>other (specify)</w:t>
            </w:r>
          </w:p>
        </w:tc>
      </w:tr>
      <w:tr w:rsidR="00F17635" w:rsidTr="00306F2E">
        <w:tc>
          <w:tcPr>
            <w:tcW w:w="8522" w:type="dxa"/>
            <w:gridSpan w:val="3"/>
          </w:tcPr>
          <w:p w:rsidR="00F17635" w:rsidRDefault="00F17635">
            <w:r>
              <w:lastRenderedPageBreak/>
              <w:drawing>
                <wp:inline distT="0" distB="0" distL="0" distR="0">
                  <wp:extent cx="5274310" cy="3699510"/>
                  <wp:effectExtent l="19050" t="0" r="2540" b="0"/>
                  <wp:docPr id="3" name="Picture 2" descr="in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5.PNG"/>
                          <pic:cNvPicPr/>
                        </pic:nvPicPr>
                        <pic:blipFill>
                          <a:blip r:embed="rId13"/>
                          <a:stretch>
                            <a:fillRect/>
                          </a:stretch>
                        </pic:blipFill>
                        <pic:spPr>
                          <a:xfrm>
                            <a:off x="0" y="0"/>
                            <a:ext cx="5274310" cy="3699510"/>
                          </a:xfrm>
                          <a:prstGeom prst="rect">
                            <a:avLst/>
                          </a:prstGeom>
                        </pic:spPr>
                      </pic:pic>
                    </a:graphicData>
                  </a:graphic>
                </wp:inline>
              </w:drawing>
            </w:r>
          </w:p>
        </w:tc>
      </w:tr>
      <w:tr w:rsidR="00F17635" w:rsidTr="00306F2E">
        <w:tc>
          <w:tcPr>
            <w:tcW w:w="8522" w:type="dxa"/>
            <w:gridSpan w:val="3"/>
          </w:tcPr>
          <w:p w:rsidR="00F17635" w:rsidRDefault="00F17635" w:rsidP="00F17635">
            <w:pPr>
              <w:jc w:val="right"/>
            </w:pPr>
            <w:r>
              <w:t>In Uganda</w:t>
            </w:r>
            <w:r w:rsidR="00F245AA">
              <w:t>,</w:t>
            </w:r>
            <w:r>
              <w:t xml:space="preserve"> the vast majority of the groups confirm that they are the group that is on our list. Only in 6.5 percent of the cases the respondent of intake said that the group does not match with her / his group. (In these cases the groups were replaced).</w:t>
            </w:r>
          </w:p>
        </w:tc>
      </w:tr>
      <w:tr w:rsidR="00F17635" w:rsidTr="00306F2E">
        <w:tc>
          <w:tcPr>
            <w:tcW w:w="8522" w:type="dxa"/>
            <w:gridSpan w:val="3"/>
          </w:tcPr>
          <w:p w:rsidR="00F17635" w:rsidRDefault="00F17635">
            <w:r>
              <w:drawing>
                <wp:inline distT="0" distB="0" distL="0" distR="0">
                  <wp:extent cx="5274310" cy="3700780"/>
                  <wp:effectExtent l="19050" t="0" r="2540" b="0"/>
                  <wp:docPr id="4" name="Picture 3" descr="int 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5-1.PNG"/>
                          <pic:cNvPicPr/>
                        </pic:nvPicPr>
                        <pic:blipFill>
                          <a:blip r:embed="rId14"/>
                          <a:stretch>
                            <a:fillRect/>
                          </a:stretch>
                        </pic:blipFill>
                        <pic:spPr>
                          <a:xfrm>
                            <a:off x="0" y="0"/>
                            <a:ext cx="5274310" cy="3700780"/>
                          </a:xfrm>
                          <a:prstGeom prst="rect">
                            <a:avLst/>
                          </a:prstGeom>
                        </pic:spPr>
                      </pic:pic>
                    </a:graphicData>
                  </a:graphic>
                </wp:inline>
              </w:drawing>
            </w:r>
          </w:p>
        </w:tc>
      </w:tr>
      <w:tr w:rsidR="00F17635" w:rsidTr="00306F2E">
        <w:tc>
          <w:tcPr>
            <w:tcW w:w="8522" w:type="dxa"/>
            <w:gridSpan w:val="3"/>
          </w:tcPr>
          <w:p w:rsidR="00F17635" w:rsidRDefault="00F17635" w:rsidP="00F17635">
            <w:pPr>
              <w:jc w:val="right"/>
            </w:pPr>
            <w:r>
              <w:t>In Mali</w:t>
            </w:r>
            <w:r w:rsidR="00F245AA">
              <w:t>,</w:t>
            </w:r>
            <w:r>
              <w:t xml:space="preserve"> all the groups confirmed that the information was correct and that they were the group that was on file.</w:t>
            </w:r>
          </w:p>
        </w:tc>
      </w:tr>
    </w:tbl>
    <w:p w:rsidR="00B171AB" w:rsidRDefault="00B171AB"/>
    <w:p w:rsidR="00B171AB" w:rsidRDefault="00EB7BFA">
      <w:r>
        <w:rPr>
          <w:b/>
          <w:bCs/>
          <w:sz w:val="24"/>
          <w:szCs w:val="24"/>
        </w:rPr>
        <w:t xml:space="preserve">Chapter 3 </w:t>
      </w:r>
    </w:p>
    <w:p w:rsidR="00B171AB" w:rsidRDefault="00B171AB"/>
    <w:tbl>
      <w:tblPr>
        <w:tblStyle w:val="TableGrid"/>
        <w:tblW w:w="8613" w:type="dxa"/>
        <w:tblLook w:val="01E0"/>
      </w:tblPr>
      <w:tblGrid>
        <w:gridCol w:w="2055"/>
        <w:gridCol w:w="3894"/>
        <w:gridCol w:w="2664"/>
      </w:tblGrid>
      <w:tr w:rsidR="00306F2E" w:rsidTr="006E4C30">
        <w:tc>
          <w:tcPr>
            <w:tcW w:w="2055" w:type="dxa"/>
            <w:shd w:val="clear" w:color="auto" w:fill="000000"/>
          </w:tcPr>
          <w:p w:rsidR="00B171AB" w:rsidRDefault="00EB7BFA">
            <w:pPr>
              <w:rPr>
                <w:color w:val="FFFFFF"/>
              </w:rPr>
            </w:pPr>
            <w:r>
              <w:rPr>
                <w:color w:val="FFFFFF"/>
              </w:rPr>
              <w:lastRenderedPageBreak/>
              <w:t>Question ID</w:t>
            </w:r>
          </w:p>
        </w:tc>
        <w:tc>
          <w:tcPr>
            <w:tcW w:w="3894" w:type="dxa"/>
            <w:shd w:val="clear" w:color="auto" w:fill="000000"/>
          </w:tcPr>
          <w:p w:rsidR="00B171AB" w:rsidRDefault="00EB7BFA">
            <w:pPr>
              <w:rPr>
                <w:color w:val="FFFFFF"/>
              </w:rPr>
            </w:pPr>
            <w:r>
              <w:rPr>
                <w:color w:val="FFFFFF"/>
              </w:rPr>
              <w:t>Question</w:t>
            </w:r>
          </w:p>
        </w:tc>
        <w:tc>
          <w:tcPr>
            <w:tcW w:w="2664" w:type="dxa"/>
            <w:shd w:val="clear" w:color="auto" w:fill="000000"/>
          </w:tcPr>
          <w:p w:rsidR="00B171AB" w:rsidRDefault="00EB7BFA">
            <w:pPr>
              <w:rPr>
                <w:color w:val="FFFFFF"/>
              </w:rPr>
            </w:pPr>
            <w:r>
              <w:rPr>
                <w:color w:val="FFFFFF"/>
              </w:rPr>
              <w:t>Answer</w:t>
            </w:r>
          </w:p>
        </w:tc>
      </w:tr>
      <w:tr w:rsidR="00306F2E" w:rsidTr="006E4C30">
        <w:tc>
          <w:tcPr>
            <w:tcW w:w="2055" w:type="dxa"/>
          </w:tcPr>
          <w:p w:rsidR="00B171AB" w:rsidRDefault="00EB7BFA">
            <w:r>
              <w:t>26</w:t>
            </w:r>
          </w:p>
        </w:tc>
        <w:tc>
          <w:tcPr>
            <w:tcW w:w="3894" w:type="dxa"/>
          </w:tcPr>
          <w:p w:rsidR="00B171AB" w:rsidRDefault="00EB7BFA">
            <w:r>
              <w:t xml:space="preserve">How much was the fixed savings amount during </w:t>
            </w:r>
            <w:r w:rsidR="00F245AA">
              <w:t xml:space="preserve">the </w:t>
            </w:r>
            <w:r>
              <w:t>first cycle? (Mali)</w:t>
            </w:r>
          </w:p>
        </w:tc>
        <w:tc>
          <w:tcPr>
            <w:tcW w:w="2664" w:type="dxa"/>
          </w:tcPr>
          <w:p w:rsidR="00B171AB" w:rsidRDefault="00B171AB"/>
        </w:tc>
      </w:tr>
      <w:tr w:rsidR="00306F2E" w:rsidTr="006E4C30">
        <w:tc>
          <w:tcPr>
            <w:tcW w:w="2055" w:type="dxa"/>
          </w:tcPr>
          <w:p w:rsidR="00B171AB" w:rsidRDefault="00EB7BFA">
            <w:r>
              <w:t>27</w:t>
            </w:r>
          </w:p>
        </w:tc>
        <w:tc>
          <w:tcPr>
            <w:tcW w:w="3894" w:type="dxa"/>
          </w:tcPr>
          <w:p w:rsidR="00B171AB" w:rsidRDefault="00EB7BFA">
            <w:r>
              <w:t xml:space="preserve">How much was the share amount during </w:t>
            </w:r>
            <w:r w:rsidR="00F245AA">
              <w:t xml:space="preserve">the </w:t>
            </w:r>
            <w:r>
              <w:t>first cycle? (Uganda)</w:t>
            </w:r>
          </w:p>
        </w:tc>
        <w:tc>
          <w:tcPr>
            <w:tcW w:w="2664" w:type="dxa"/>
          </w:tcPr>
          <w:p w:rsidR="00B171AB" w:rsidRDefault="00B171AB"/>
        </w:tc>
      </w:tr>
      <w:tr w:rsidR="00F17635" w:rsidTr="006E4C30">
        <w:tc>
          <w:tcPr>
            <w:tcW w:w="8613" w:type="dxa"/>
            <w:gridSpan w:val="3"/>
          </w:tcPr>
          <w:p w:rsidR="00F17635" w:rsidRDefault="00F17635">
            <w:r>
              <w:drawing>
                <wp:inline distT="0" distB="0" distL="0" distR="0">
                  <wp:extent cx="5274310" cy="3707765"/>
                  <wp:effectExtent l="19050" t="0" r="2540" b="0"/>
                  <wp:docPr id="5" name="Picture 4" descr="In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6.PNG"/>
                          <pic:cNvPicPr/>
                        </pic:nvPicPr>
                        <pic:blipFill>
                          <a:blip r:embed="rId15"/>
                          <a:stretch>
                            <a:fillRect/>
                          </a:stretch>
                        </pic:blipFill>
                        <pic:spPr>
                          <a:xfrm>
                            <a:off x="0" y="0"/>
                            <a:ext cx="5274310" cy="3707765"/>
                          </a:xfrm>
                          <a:prstGeom prst="rect">
                            <a:avLst/>
                          </a:prstGeom>
                        </pic:spPr>
                      </pic:pic>
                    </a:graphicData>
                  </a:graphic>
                </wp:inline>
              </w:drawing>
            </w:r>
          </w:p>
        </w:tc>
      </w:tr>
      <w:tr w:rsidR="00F17635" w:rsidTr="006E4C30">
        <w:tc>
          <w:tcPr>
            <w:tcW w:w="8613" w:type="dxa"/>
            <w:gridSpan w:val="3"/>
          </w:tcPr>
          <w:p w:rsidR="00F17635" w:rsidRDefault="0063485E">
            <w:r>
              <w:drawing>
                <wp:inline distT="0" distB="0" distL="0" distR="0">
                  <wp:extent cx="5274310" cy="3672840"/>
                  <wp:effectExtent l="19050" t="0" r="2540" b="0"/>
                  <wp:docPr id="6" name="Picture 5" descr="In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6-1.PNG"/>
                          <pic:cNvPicPr/>
                        </pic:nvPicPr>
                        <pic:blipFill>
                          <a:blip r:embed="rId16"/>
                          <a:stretch>
                            <a:fillRect/>
                          </a:stretch>
                        </pic:blipFill>
                        <pic:spPr>
                          <a:xfrm>
                            <a:off x="0" y="0"/>
                            <a:ext cx="5274310" cy="3672840"/>
                          </a:xfrm>
                          <a:prstGeom prst="rect">
                            <a:avLst/>
                          </a:prstGeom>
                        </pic:spPr>
                      </pic:pic>
                    </a:graphicData>
                  </a:graphic>
                </wp:inline>
              </w:drawing>
            </w:r>
          </w:p>
        </w:tc>
      </w:tr>
      <w:tr w:rsidR="0063485E" w:rsidTr="006E4C30">
        <w:tc>
          <w:tcPr>
            <w:tcW w:w="8613" w:type="dxa"/>
            <w:gridSpan w:val="3"/>
          </w:tcPr>
          <w:p w:rsidR="0063485E" w:rsidRDefault="0063485E" w:rsidP="0063485E">
            <w:pPr>
              <w:jc w:val="right"/>
            </w:pPr>
            <w:r>
              <w:t>In Mali</w:t>
            </w:r>
            <w:r w:rsidR="00F245AA">
              <w:t>,</w:t>
            </w:r>
            <w:r>
              <w:t xml:space="preserve"> the fixed savings amount was median 100 CFA (about 0.17USD at current exchange rate). This was the value of the fixed savings amount at first cycle for more than half the intake groups. About one-third of the groups had </w:t>
            </w:r>
            <w:r w:rsidR="00F245AA">
              <w:t xml:space="preserve">a </w:t>
            </w:r>
            <w:r>
              <w:t xml:space="preserve">larger fixed savings amount per member. About 8 percent had 200 CFA fixed savings amount and about 10 percent 250 CFA. Only a handful of </w:t>
            </w:r>
            <w:r>
              <w:lastRenderedPageBreak/>
              <w:t>g</w:t>
            </w:r>
            <w:r w:rsidR="00E015E4">
              <w:t xml:space="preserve">roups started off with a </w:t>
            </w:r>
            <w:r>
              <w:t>fixed savings amount</w:t>
            </w:r>
            <w:r w:rsidR="00E015E4">
              <w:t xml:space="preserve"> larger than 250 CFA</w:t>
            </w:r>
            <w:r>
              <w:t>.</w:t>
            </w:r>
          </w:p>
        </w:tc>
      </w:tr>
      <w:tr w:rsidR="0063485E" w:rsidTr="006E4C30">
        <w:tc>
          <w:tcPr>
            <w:tcW w:w="8613" w:type="dxa"/>
            <w:gridSpan w:val="3"/>
          </w:tcPr>
          <w:p w:rsidR="0063485E" w:rsidRDefault="0063485E">
            <w:r>
              <w:lastRenderedPageBreak/>
              <w:drawing>
                <wp:inline distT="0" distB="0" distL="0" distR="0">
                  <wp:extent cx="5274310" cy="3696970"/>
                  <wp:effectExtent l="19050" t="0" r="2540" b="0"/>
                  <wp:docPr id="7" name="Picture 6" descr="in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7.PNG"/>
                          <pic:cNvPicPr/>
                        </pic:nvPicPr>
                        <pic:blipFill>
                          <a:blip r:embed="rId17"/>
                          <a:stretch>
                            <a:fillRect/>
                          </a:stretch>
                        </pic:blipFill>
                        <pic:spPr>
                          <a:xfrm>
                            <a:off x="0" y="0"/>
                            <a:ext cx="5274310" cy="3696970"/>
                          </a:xfrm>
                          <a:prstGeom prst="rect">
                            <a:avLst/>
                          </a:prstGeom>
                        </pic:spPr>
                      </pic:pic>
                    </a:graphicData>
                  </a:graphic>
                </wp:inline>
              </w:drawing>
            </w:r>
          </w:p>
        </w:tc>
      </w:tr>
      <w:tr w:rsidR="0063485E" w:rsidTr="006E4C30">
        <w:tc>
          <w:tcPr>
            <w:tcW w:w="8613" w:type="dxa"/>
            <w:gridSpan w:val="3"/>
          </w:tcPr>
          <w:p w:rsidR="0063485E" w:rsidRDefault="0063485E">
            <w:r>
              <w:drawing>
                <wp:inline distT="0" distB="0" distL="0" distR="0">
                  <wp:extent cx="5274310" cy="3691255"/>
                  <wp:effectExtent l="19050" t="0" r="2540" b="0"/>
                  <wp:docPr id="8" name="Picture 7" descr="int 2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7 -1.PNG"/>
                          <pic:cNvPicPr/>
                        </pic:nvPicPr>
                        <pic:blipFill>
                          <a:blip r:embed="rId18"/>
                          <a:stretch>
                            <a:fillRect/>
                          </a:stretch>
                        </pic:blipFill>
                        <pic:spPr>
                          <a:xfrm>
                            <a:off x="0" y="0"/>
                            <a:ext cx="5274310" cy="3691255"/>
                          </a:xfrm>
                          <a:prstGeom prst="rect">
                            <a:avLst/>
                          </a:prstGeom>
                        </pic:spPr>
                      </pic:pic>
                    </a:graphicData>
                  </a:graphic>
                </wp:inline>
              </w:drawing>
            </w:r>
          </w:p>
        </w:tc>
      </w:tr>
      <w:tr w:rsidR="0063485E" w:rsidTr="006E4C30">
        <w:tc>
          <w:tcPr>
            <w:tcW w:w="8613" w:type="dxa"/>
            <w:gridSpan w:val="3"/>
          </w:tcPr>
          <w:p w:rsidR="0063485E" w:rsidRDefault="0063485E" w:rsidP="0063485E">
            <w:pPr>
              <w:jc w:val="right"/>
            </w:pPr>
            <w:r>
              <w:t>In Uganda</w:t>
            </w:r>
            <w:r w:rsidR="00F245AA">
              <w:t>,</w:t>
            </w:r>
            <w:r>
              <w:t xml:space="preserve"> the median share amount was 1000 UGX (around 0.27 USD at current exchange rate). However, since one member can save up to five shares, the savings amounts in Uganda were substantially higher when starting than Mali. About 30 percent of the groups had 500 UGX as starting share value, and about 10 percent had 2000 UGX as share value and a handful </w:t>
            </w:r>
            <w:r w:rsidR="00E015E4">
              <w:t xml:space="preserve">had a </w:t>
            </w:r>
            <w:r>
              <w:t>higher share</w:t>
            </w:r>
            <w:r w:rsidR="00E015E4">
              <w:t xml:space="preserve"> value:</w:t>
            </w:r>
            <w:r>
              <w:t xml:space="preserve"> 2 groups of 2500 UGX and about 8 groups of 5000 UGX.</w:t>
            </w:r>
          </w:p>
        </w:tc>
      </w:tr>
      <w:tr w:rsidR="00306F2E" w:rsidTr="006E4C30">
        <w:tc>
          <w:tcPr>
            <w:tcW w:w="2055" w:type="dxa"/>
          </w:tcPr>
          <w:p w:rsidR="00B171AB" w:rsidRDefault="00EB7BFA">
            <w:r>
              <w:t>28</w:t>
            </w:r>
          </w:p>
        </w:tc>
        <w:tc>
          <w:tcPr>
            <w:tcW w:w="3894" w:type="dxa"/>
          </w:tcPr>
          <w:p w:rsidR="00B171AB" w:rsidRDefault="00EB7BFA">
            <w:r>
              <w:t>How often did the group meet in the first cycle?</w:t>
            </w:r>
          </w:p>
        </w:tc>
        <w:tc>
          <w:tcPr>
            <w:tcW w:w="2664" w:type="dxa"/>
          </w:tcPr>
          <w:p w:rsidR="00B171AB" w:rsidRDefault="00EB7BFA">
            <w:r>
              <w:t>Weekly</w:t>
            </w:r>
          </w:p>
          <w:p w:rsidR="00B171AB" w:rsidRDefault="00EB7BFA">
            <w:r>
              <w:t>Every 2 weeks</w:t>
            </w:r>
          </w:p>
          <w:p w:rsidR="00B171AB" w:rsidRDefault="00EB7BFA">
            <w:r>
              <w:t>Monthly</w:t>
            </w:r>
          </w:p>
          <w:p w:rsidR="00B171AB" w:rsidRDefault="00EB7BFA">
            <w:r>
              <w:lastRenderedPageBreak/>
              <w:t>It is not regular</w:t>
            </w:r>
          </w:p>
          <w:p w:rsidR="00B171AB" w:rsidRDefault="00EB7BFA">
            <w:r>
              <w:t>Other (specify)</w:t>
            </w:r>
          </w:p>
          <w:p w:rsidR="00B171AB" w:rsidRDefault="00EB7BFA">
            <w:r>
              <w:t>I don’t know</w:t>
            </w:r>
          </w:p>
        </w:tc>
      </w:tr>
      <w:tr w:rsidR="00C77298" w:rsidTr="006E4C30">
        <w:tc>
          <w:tcPr>
            <w:tcW w:w="8613" w:type="dxa"/>
            <w:gridSpan w:val="3"/>
          </w:tcPr>
          <w:p w:rsidR="00C77298" w:rsidRDefault="00C77298">
            <w:r>
              <w:lastRenderedPageBreak/>
              <w:drawing>
                <wp:inline distT="0" distB="0" distL="0" distR="0">
                  <wp:extent cx="5274310" cy="3691255"/>
                  <wp:effectExtent l="19050" t="0" r="2540" b="0"/>
                  <wp:docPr id="9" name="Picture 8" descr="in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8.PNG"/>
                          <pic:cNvPicPr/>
                        </pic:nvPicPr>
                        <pic:blipFill>
                          <a:blip r:embed="rId19"/>
                          <a:stretch>
                            <a:fillRect/>
                          </a:stretch>
                        </pic:blipFill>
                        <pic:spPr>
                          <a:xfrm>
                            <a:off x="0" y="0"/>
                            <a:ext cx="5274310" cy="3691255"/>
                          </a:xfrm>
                          <a:prstGeom prst="rect">
                            <a:avLst/>
                          </a:prstGeom>
                        </pic:spPr>
                      </pic:pic>
                    </a:graphicData>
                  </a:graphic>
                </wp:inline>
              </w:drawing>
            </w:r>
          </w:p>
        </w:tc>
      </w:tr>
      <w:tr w:rsidR="00C77298" w:rsidTr="006E4C30">
        <w:tc>
          <w:tcPr>
            <w:tcW w:w="8613" w:type="dxa"/>
            <w:gridSpan w:val="3"/>
          </w:tcPr>
          <w:p w:rsidR="00C77298" w:rsidRDefault="00480B49" w:rsidP="00480B49">
            <w:pPr>
              <w:jc w:val="right"/>
            </w:pPr>
            <w:r>
              <w:t>In Uganda, the vast majority of the groups met weekly during their first cycle. In total</w:t>
            </w:r>
            <w:r w:rsidR="00F245AA">
              <w:t>,</w:t>
            </w:r>
            <w:r>
              <w:t xml:space="preserve"> only 2.6 percent met at a different frequency. 1.3 percent every 2 weeks, 0.6 percent monthly and 0.6 percent ‘other’.</w:t>
            </w:r>
          </w:p>
        </w:tc>
      </w:tr>
      <w:tr w:rsidR="00C77298" w:rsidTr="006E4C30">
        <w:tc>
          <w:tcPr>
            <w:tcW w:w="8613" w:type="dxa"/>
            <w:gridSpan w:val="3"/>
          </w:tcPr>
          <w:p w:rsidR="00C77298" w:rsidRDefault="00480B49">
            <w:r>
              <w:drawing>
                <wp:inline distT="0" distB="0" distL="0" distR="0">
                  <wp:extent cx="5274310" cy="3676650"/>
                  <wp:effectExtent l="19050" t="0" r="2540" b="0"/>
                  <wp:docPr id="10" name="Picture 9" descr="int 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8-1.PNG"/>
                          <pic:cNvPicPr/>
                        </pic:nvPicPr>
                        <pic:blipFill>
                          <a:blip r:embed="rId20"/>
                          <a:stretch>
                            <a:fillRect/>
                          </a:stretch>
                        </pic:blipFill>
                        <pic:spPr>
                          <a:xfrm>
                            <a:off x="0" y="0"/>
                            <a:ext cx="5274310" cy="3676650"/>
                          </a:xfrm>
                          <a:prstGeom prst="rect">
                            <a:avLst/>
                          </a:prstGeom>
                        </pic:spPr>
                      </pic:pic>
                    </a:graphicData>
                  </a:graphic>
                </wp:inline>
              </w:drawing>
            </w:r>
          </w:p>
        </w:tc>
      </w:tr>
      <w:tr w:rsidR="00C77298" w:rsidTr="006E4C30">
        <w:tc>
          <w:tcPr>
            <w:tcW w:w="8613" w:type="dxa"/>
            <w:gridSpan w:val="3"/>
          </w:tcPr>
          <w:p w:rsidR="00C77298" w:rsidRDefault="003A7A61" w:rsidP="003A7A61">
            <w:pPr>
              <w:jc w:val="right"/>
            </w:pPr>
            <w:r>
              <w:t>In Mali also the vast majority of the groups met weekly during their first cycle. Only 4.9 percent met at a different frequency. Of these</w:t>
            </w:r>
            <w:r w:rsidR="00F245AA">
              <w:t>,</w:t>
            </w:r>
            <w:r>
              <w:t xml:space="preserve"> 3.1 percent met monthly and 1.8 percent every two weeks.</w:t>
            </w:r>
          </w:p>
        </w:tc>
      </w:tr>
      <w:tr w:rsidR="00306F2E" w:rsidTr="006E4C30">
        <w:tc>
          <w:tcPr>
            <w:tcW w:w="2055" w:type="dxa"/>
          </w:tcPr>
          <w:p w:rsidR="00B171AB" w:rsidRDefault="00EB7BFA">
            <w:r>
              <w:lastRenderedPageBreak/>
              <w:t>29</w:t>
            </w:r>
          </w:p>
        </w:tc>
        <w:tc>
          <w:tcPr>
            <w:tcW w:w="3894" w:type="dxa"/>
          </w:tcPr>
          <w:p w:rsidR="00B171AB" w:rsidRDefault="00EB7BFA">
            <w:r>
              <w:t>Where does the group meet nowadays?</w:t>
            </w:r>
          </w:p>
        </w:tc>
        <w:tc>
          <w:tcPr>
            <w:tcW w:w="2664" w:type="dxa"/>
          </w:tcPr>
          <w:p w:rsidR="00B171AB" w:rsidRDefault="00B171AB"/>
        </w:tc>
      </w:tr>
      <w:tr w:rsidR="00306F2E" w:rsidTr="006E4C30">
        <w:tc>
          <w:tcPr>
            <w:tcW w:w="2055" w:type="dxa"/>
          </w:tcPr>
          <w:p w:rsidR="00B171AB" w:rsidRDefault="00EB7BFA">
            <w:r>
              <w:t>30</w:t>
            </w:r>
          </w:p>
        </w:tc>
        <w:tc>
          <w:tcPr>
            <w:tcW w:w="3894" w:type="dxa"/>
          </w:tcPr>
          <w:p w:rsidR="00B171AB" w:rsidRDefault="00EB7BFA">
            <w:r>
              <w:t>Can you please bring me to the place of the group meeting?</w:t>
            </w:r>
          </w:p>
        </w:tc>
        <w:tc>
          <w:tcPr>
            <w:tcW w:w="2664" w:type="dxa"/>
          </w:tcPr>
          <w:p w:rsidR="00B171AB" w:rsidRDefault="00EB7BFA">
            <w:r>
              <w:t>Yes, we moved to the group meeting place</w:t>
            </w:r>
          </w:p>
          <w:p w:rsidR="00B171AB" w:rsidRDefault="00EB7BFA">
            <w:r>
              <w:t>No, we did not move there</w:t>
            </w:r>
          </w:p>
        </w:tc>
      </w:tr>
      <w:tr w:rsidR="00306F2E" w:rsidTr="006E4C30">
        <w:tc>
          <w:tcPr>
            <w:tcW w:w="2055" w:type="dxa"/>
          </w:tcPr>
          <w:p w:rsidR="00B171AB" w:rsidRDefault="00EB7BFA">
            <w:r>
              <w:t>31</w:t>
            </w:r>
          </w:p>
        </w:tc>
        <w:tc>
          <w:tcPr>
            <w:tcW w:w="3894" w:type="dxa"/>
          </w:tcPr>
          <w:p w:rsidR="00B171AB" w:rsidRDefault="00EB7BFA">
            <w:r>
              <w:t>When was the last group-meeting?</w:t>
            </w:r>
          </w:p>
        </w:tc>
        <w:tc>
          <w:tcPr>
            <w:tcW w:w="2664" w:type="dxa"/>
          </w:tcPr>
          <w:p w:rsidR="00B171AB" w:rsidRDefault="00EB7BFA">
            <w:r>
              <w:t>I don't know</w:t>
            </w:r>
          </w:p>
        </w:tc>
      </w:tr>
      <w:tr w:rsidR="009E26C2" w:rsidTr="006E4C30">
        <w:tc>
          <w:tcPr>
            <w:tcW w:w="8613" w:type="dxa"/>
            <w:gridSpan w:val="3"/>
          </w:tcPr>
          <w:p w:rsidR="009E26C2" w:rsidRDefault="00F245AA" w:rsidP="009E26C2">
            <w:r>
              <w:drawing>
                <wp:inline distT="0" distB="0" distL="0" distR="0">
                  <wp:extent cx="5271770" cy="3689350"/>
                  <wp:effectExtent l="0" t="0" r="0" b="0"/>
                  <wp:docPr id="481" name="Picture 481" descr="in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int 3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689350"/>
                          </a:xfrm>
                          <a:prstGeom prst="rect">
                            <a:avLst/>
                          </a:prstGeom>
                          <a:noFill/>
                          <a:ln>
                            <a:noFill/>
                          </a:ln>
                        </pic:spPr>
                      </pic:pic>
                    </a:graphicData>
                  </a:graphic>
                </wp:inline>
              </w:drawing>
            </w:r>
          </w:p>
        </w:tc>
      </w:tr>
      <w:tr w:rsidR="009E26C2" w:rsidTr="006E4C30">
        <w:tc>
          <w:tcPr>
            <w:tcW w:w="8613" w:type="dxa"/>
            <w:gridSpan w:val="3"/>
          </w:tcPr>
          <w:p w:rsidR="009E26C2" w:rsidRDefault="00F245AA" w:rsidP="00E015E4">
            <w:pPr>
              <w:jc w:val="right"/>
            </w:pPr>
            <w:r w:rsidRPr="00F245AA">
              <w:t xml:space="preserve">The graphs compare in days the amount of time that had elapsed from the day of the interview since the last group meeting was held.  For both Mali and Uganda, the median </w:t>
            </w:r>
            <w:r w:rsidR="00E015E4">
              <w:t>amount of days is about half</w:t>
            </w:r>
            <w:r w:rsidRPr="00F245AA">
              <w:t xml:space="preserve"> a week since they had held their last meeting</w:t>
            </w:r>
            <w:r w:rsidR="00E015E4">
              <w:t>, 4 days for Mali and 3 days for Uganda. This is exactly according to expectation since practically all groups meet weekly, so in a random moment to interview so</w:t>
            </w:r>
            <w:r w:rsidR="003461B2">
              <w:t>meone in a group it should be as</w:t>
            </w:r>
            <w:r w:rsidR="00E015E4">
              <w:t xml:space="preserve"> median half-way between groups</w:t>
            </w:r>
            <w:r w:rsidRPr="00F245AA">
              <w:t>.</w:t>
            </w:r>
          </w:p>
        </w:tc>
      </w:tr>
      <w:tr w:rsidR="00306F2E" w:rsidTr="006E4C30">
        <w:tc>
          <w:tcPr>
            <w:tcW w:w="2055" w:type="dxa"/>
          </w:tcPr>
          <w:p w:rsidR="00B171AB" w:rsidRDefault="00EB7BFA">
            <w:r>
              <w:t>32</w:t>
            </w:r>
          </w:p>
        </w:tc>
        <w:tc>
          <w:tcPr>
            <w:tcW w:w="3894" w:type="dxa"/>
          </w:tcPr>
          <w:p w:rsidR="00B171AB" w:rsidRDefault="00EB7BFA">
            <w:r>
              <w:t>At what time was the last group meeting held?</w:t>
            </w:r>
          </w:p>
        </w:tc>
        <w:tc>
          <w:tcPr>
            <w:tcW w:w="2664" w:type="dxa"/>
          </w:tcPr>
          <w:p w:rsidR="00B171AB" w:rsidRDefault="00EB7BFA">
            <w:r>
              <w:t>I don't know</w:t>
            </w:r>
          </w:p>
        </w:tc>
      </w:tr>
      <w:tr w:rsidR="00306F2E" w:rsidTr="006E4C30">
        <w:tc>
          <w:tcPr>
            <w:tcW w:w="2055" w:type="dxa"/>
          </w:tcPr>
          <w:p w:rsidR="00B171AB" w:rsidRDefault="00EB7BFA">
            <w:r>
              <w:t>33</w:t>
            </w:r>
          </w:p>
        </w:tc>
        <w:tc>
          <w:tcPr>
            <w:tcW w:w="3894" w:type="dxa"/>
          </w:tcPr>
          <w:p w:rsidR="00B171AB" w:rsidRDefault="00EB7BFA">
            <w:r>
              <w:t>When do you expect the next group meeting to take place?</w:t>
            </w:r>
          </w:p>
        </w:tc>
        <w:tc>
          <w:tcPr>
            <w:tcW w:w="2664" w:type="dxa"/>
          </w:tcPr>
          <w:p w:rsidR="00B171AB" w:rsidRDefault="00B171AB"/>
        </w:tc>
      </w:tr>
      <w:tr w:rsidR="009E26C2" w:rsidTr="006E4C30">
        <w:tc>
          <w:tcPr>
            <w:tcW w:w="8613" w:type="dxa"/>
            <w:gridSpan w:val="3"/>
          </w:tcPr>
          <w:p w:rsidR="009E26C2" w:rsidRDefault="00F245AA">
            <w:r>
              <w:lastRenderedPageBreak/>
              <w:drawing>
                <wp:inline distT="0" distB="0" distL="0" distR="0">
                  <wp:extent cx="5271770" cy="3681730"/>
                  <wp:effectExtent l="0" t="0" r="0" b="0"/>
                  <wp:docPr id="482" name="Picture 482" descr="int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int 31-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681730"/>
                          </a:xfrm>
                          <a:prstGeom prst="rect">
                            <a:avLst/>
                          </a:prstGeom>
                          <a:noFill/>
                          <a:ln>
                            <a:noFill/>
                          </a:ln>
                        </pic:spPr>
                      </pic:pic>
                    </a:graphicData>
                  </a:graphic>
                </wp:inline>
              </w:drawing>
            </w:r>
          </w:p>
        </w:tc>
      </w:tr>
      <w:tr w:rsidR="00763986" w:rsidTr="006E4C30">
        <w:tc>
          <w:tcPr>
            <w:tcW w:w="8613" w:type="dxa"/>
            <w:gridSpan w:val="3"/>
          </w:tcPr>
          <w:p w:rsidR="00763986" w:rsidRDefault="00F245AA" w:rsidP="003461B2">
            <w:pPr>
              <w:jc w:val="right"/>
            </w:pPr>
            <w:r w:rsidRPr="00F245AA">
              <w:t>The groups were also asked when the next meeting would be. The median time in days for Mali was 3 days while for Uganda it was four days.Most respondents gave between one and six days for both countries.</w:t>
            </w:r>
          </w:p>
        </w:tc>
      </w:tr>
      <w:tr w:rsidR="00306F2E" w:rsidTr="006E4C30">
        <w:tc>
          <w:tcPr>
            <w:tcW w:w="2055" w:type="dxa"/>
          </w:tcPr>
          <w:p w:rsidR="00B171AB" w:rsidRDefault="00EB7BFA">
            <w:r>
              <w:t>34</w:t>
            </w:r>
          </w:p>
        </w:tc>
        <w:tc>
          <w:tcPr>
            <w:tcW w:w="3894" w:type="dxa"/>
          </w:tcPr>
          <w:p w:rsidR="00B171AB" w:rsidRDefault="00EB7BFA">
            <w:r>
              <w:t>How often does your group meet?</w:t>
            </w:r>
          </w:p>
        </w:tc>
        <w:tc>
          <w:tcPr>
            <w:tcW w:w="2664" w:type="dxa"/>
          </w:tcPr>
          <w:p w:rsidR="00B171AB" w:rsidRDefault="00EB7BFA">
            <w:r>
              <w:t>Daily</w:t>
            </w:r>
          </w:p>
          <w:p w:rsidR="00B171AB" w:rsidRDefault="00EB7BFA">
            <w:r>
              <w:t>Weekly</w:t>
            </w:r>
          </w:p>
          <w:p w:rsidR="00B171AB" w:rsidRDefault="00EB7BFA">
            <w:r>
              <w:t>Every 2 weeks</w:t>
            </w:r>
          </w:p>
          <w:p w:rsidR="00B171AB" w:rsidRDefault="00EB7BFA">
            <w:r>
              <w:t>Monthly</w:t>
            </w:r>
          </w:p>
          <w:p w:rsidR="00B171AB" w:rsidRDefault="00EB7BFA">
            <w:r>
              <w:t>It is not regular</w:t>
            </w:r>
          </w:p>
          <w:p w:rsidR="00B171AB" w:rsidRDefault="00EB7BFA">
            <w:r>
              <w:t>Other (specify)</w:t>
            </w:r>
          </w:p>
          <w:p w:rsidR="00B171AB" w:rsidRDefault="00EB7BFA">
            <w:r>
              <w:t>I don’t know</w:t>
            </w:r>
          </w:p>
        </w:tc>
      </w:tr>
      <w:tr w:rsidR="007313D1" w:rsidTr="006E4C30">
        <w:tc>
          <w:tcPr>
            <w:tcW w:w="8613" w:type="dxa"/>
            <w:gridSpan w:val="3"/>
          </w:tcPr>
          <w:p w:rsidR="007313D1" w:rsidRDefault="00F245AA">
            <w:r>
              <w:lastRenderedPageBreak/>
              <w:drawing>
                <wp:inline distT="0" distB="0" distL="0" distR="0">
                  <wp:extent cx="5271770" cy="3713480"/>
                  <wp:effectExtent l="0" t="0" r="0" b="0"/>
                  <wp:docPr id="483" name="Picture 483" descr="in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int 3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713480"/>
                          </a:xfrm>
                          <a:prstGeom prst="rect">
                            <a:avLst/>
                          </a:prstGeom>
                          <a:noFill/>
                          <a:ln>
                            <a:noFill/>
                          </a:ln>
                        </pic:spPr>
                      </pic:pic>
                    </a:graphicData>
                  </a:graphic>
                </wp:inline>
              </w:drawing>
            </w:r>
            <w:r>
              <w:drawing>
                <wp:inline distT="0" distB="0" distL="0" distR="0">
                  <wp:extent cx="5271770" cy="3729355"/>
                  <wp:effectExtent l="0" t="0" r="0" b="0"/>
                  <wp:docPr id="484" name="Picture 484" descr="Int 3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Int 34 -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729355"/>
                          </a:xfrm>
                          <a:prstGeom prst="rect">
                            <a:avLst/>
                          </a:prstGeom>
                          <a:noFill/>
                          <a:ln>
                            <a:noFill/>
                          </a:ln>
                        </pic:spPr>
                      </pic:pic>
                    </a:graphicData>
                  </a:graphic>
                </wp:inline>
              </w:drawing>
            </w:r>
          </w:p>
        </w:tc>
      </w:tr>
      <w:tr w:rsidR="007313D1" w:rsidTr="006E4C30">
        <w:tc>
          <w:tcPr>
            <w:tcW w:w="8613" w:type="dxa"/>
            <w:gridSpan w:val="3"/>
          </w:tcPr>
          <w:p w:rsidR="007313D1" w:rsidRDefault="00F245AA" w:rsidP="003461B2">
            <w:pPr>
              <w:jc w:val="right"/>
            </w:pPr>
            <w:r w:rsidRPr="00F245AA">
              <w:t xml:space="preserve">In Both Mali and Uganda, the majority of respondents indicated that the group </w:t>
            </w:r>
            <w:r w:rsidR="003461B2">
              <w:t xml:space="preserve">currently </w:t>
            </w:r>
            <w:r w:rsidRPr="00F245AA">
              <w:t>m</w:t>
            </w:r>
            <w:r w:rsidR="003461B2">
              <w:t>e</w:t>
            </w:r>
            <w:r w:rsidRPr="00F245AA">
              <w:t>et</w:t>
            </w:r>
            <w:r w:rsidR="003461B2">
              <w:t>s</w:t>
            </w:r>
            <w:r w:rsidRPr="00F245AA">
              <w:t xml:space="preserve"> weekly. This is 89% in Uganda and 95% in Mali. In mali t</w:t>
            </w:r>
            <w:r>
              <w:t>h</w:t>
            </w:r>
            <w:r w:rsidRPr="00F245AA">
              <w:t>e second most popular duration was mo</w:t>
            </w:r>
            <w:r>
              <w:t>n</w:t>
            </w:r>
            <w:r w:rsidRPr="00F245AA">
              <w:t>thly at 3% and in Uganda</w:t>
            </w:r>
            <w:r>
              <w:t>,</w:t>
            </w:r>
            <w:r w:rsidRPr="00F245AA">
              <w:t xml:space="preserve"> it was both Daily</w:t>
            </w:r>
            <w:r w:rsidR="003461B2">
              <w:t xml:space="preserve"> at 6% and monthly at over 2</w:t>
            </w:r>
            <w:r w:rsidRPr="00F245AA">
              <w:t>%.</w:t>
            </w:r>
          </w:p>
        </w:tc>
      </w:tr>
      <w:tr w:rsidR="00306F2E" w:rsidTr="006E4C30">
        <w:tc>
          <w:tcPr>
            <w:tcW w:w="2055" w:type="dxa"/>
          </w:tcPr>
          <w:p w:rsidR="00B171AB" w:rsidRDefault="00EB7BFA">
            <w:r>
              <w:t>35</w:t>
            </w:r>
          </w:p>
        </w:tc>
        <w:tc>
          <w:tcPr>
            <w:tcW w:w="3894" w:type="dxa"/>
          </w:tcPr>
          <w:p w:rsidR="00B171AB" w:rsidRDefault="00EB7BFA">
            <w:r>
              <w:t>Are there months when the group is meeting more? Which ones?</w:t>
            </w:r>
          </w:p>
        </w:tc>
        <w:tc>
          <w:tcPr>
            <w:tcW w:w="2664" w:type="dxa"/>
          </w:tcPr>
          <w:p w:rsidR="00B171AB" w:rsidRDefault="00EB7BFA">
            <w:r>
              <w:t>January</w:t>
            </w:r>
          </w:p>
          <w:p w:rsidR="00B171AB" w:rsidRDefault="00EB7BFA">
            <w:r>
              <w:t>February</w:t>
            </w:r>
          </w:p>
          <w:p w:rsidR="00B171AB" w:rsidRDefault="00EB7BFA">
            <w:r>
              <w:t>March</w:t>
            </w:r>
          </w:p>
          <w:p w:rsidR="00B171AB" w:rsidRDefault="00EB7BFA">
            <w:r>
              <w:t>April</w:t>
            </w:r>
          </w:p>
          <w:p w:rsidR="00B171AB" w:rsidRDefault="00EB7BFA">
            <w:r>
              <w:t>May</w:t>
            </w:r>
          </w:p>
          <w:p w:rsidR="00B171AB" w:rsidRDefault="00EB7BFA">
            <w:r>
              <w:t>June</w:t>
            </w:r>
          </w:p>
          <w:p w:rsidR="00B171AB" w:rsidRDefault="00EB7BFA">
            <w:r>
              <w:lastRenderedPageBreak/>
              <w:t>July</w:t>
            </w:r>
          </w:p>
          <w:p w:rsidR="00B171AB" w:rsidRDefault="00EB7BFA">
            <w:r>
              <w:t>August</w:t>
            </w:r>
          </w:p>
          <w:p w:rsidR="00B171AB" w:rsidRDefault="00EB7BFA">
            <w:r>
              <w:t>September</w:t>
            </w:r>
          </w:p>
          <w:p w:rsidR="00B171AB" w:rsidRDefault="00EB7BFA">
            <w:r>
              <w:t>October</w:t>
            </w:r>
          </w:p>
          <w:p w:rsidR="00B171AB" w:rsidRDefault="00EB7BFA">
            <w:r>
              <w:t>November</w:t>
            </w:r>
          </w:p>
          <w:p w:rsidR="00B171AB" w:rsidRDefault="00EB7BFA">
            <w:r>
              <w:t>December</w:t>
            </w:r>
          </w:p>
          <w:p w:rsidR="00B171AB" w:rsidRDefault="00EB7BFA">
            <w:r>
              <w:t>We meet on regular intervals on every month</w:t>
            </w:r>
          </w:p>
        </w:tc>
      </w:tr>
      <w:tr w:rsidR="007313D1" w:rsidTr="006E4C30">
        <w:tc>
          <w:tcPr>
            <w:tcW w:w="8613" w:type="dxa"/>
            <w:gridSpan w:val="3"/>
          </w:tcPr>
          <w:p w:rsidR="007313D1" w:rsidRDefault="00F245AA">
            <w:r>
              <w:lastRenderedPageBreak/>
              <w:drawing>
                <wp:inline distT="0" distB="0" distL="0" distR="0">
                  <wp:extent cx="5263515" cy="3705225"/>
                  <wp:effectExtent l="0" t="0" r="0" b="0"/>
                  <wp:docPr id="485" name="Picture 485" descr="In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Int 35"/>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3515" cy="3705225"/>
                          </a:xfrm>
                          <a:prstGeom prst="rect">
                            <a:avLst/>
                          </a:prstGeom>
                          <a:noFill/>
                          <a:ln>
                            <a:noFill/>
                          </a:ln>
                        </pic:spPr>
                      </pic:pic>
                    </a:graphicData>
                  </a:graphic>
                </wp:inline>
              </w:drawing>
            </w:r>
            <w:commentRangeStart w:id="0"/>
            <w:r>
              <w:drawing>
                <wp:inline distT="0" distB="0" distL="0" distR="0">
                  <wp:extent cx="5263515" cy="3689350"/>
                  <wp:effectExtent l="0" t="0" r="0" b="0"/>
                  <wp:docPr id="486" name="Picture 486" descr="Int 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Int 35-01"/>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3515" cy="3689350"/>
                          </a:xfrm>
                          <a:prstGeom prst="rect">
                            <a:avLst/>
                          </a:prstGeom>
                          <a:noFill/>
                          <a:ln>
                            <a:noFill/>
                          </a:ln>
                        </pic:spPr>
                      </pic:pic>
                    </a:graphicData>
                  </a:graphic>
                </wp:inline>
              </w:drawing>
            </w:r>
            <w:commentRangeEnd w:id="0"/>
            <w:r w:rsidR="003461B2">
              <w:rPr>
                <w:rStyle w:val="CommentReference"/>
              </w:rPr>
              <w:commentReference w:id="0"/>
            </w:r>
          </w:p>
        </w:tc>
      </w:tr>
      <w:tr w:rsidR="007313D1" w:rsidTr="006E4C30">
        <w:tc>
          <w:tcPr>
            <w:tcW w:w="8613" w:type="dxa"/>
            <w:gridSpan w:val="3"/>
          </w:tcPr>
          <w:p w:rsidR="007313D1" w:rsidRDefault="00F245AA" w:rsidP="003461B2">
            <w:pPr>
              <w:jc w:val="right"/>
            </w:pPr>
            <w:r>
              <w:t>In Uganda,67% of the groups me</w:t>
            </w:r>
            <w:r w:rsidR="003461B2">
              <w:t>e</w:t>
            </w:r>
            <w:r>
              <w:t>t regularly each month with</w:t>
            </w:r>
            <w:r w:rsidR="003461B2">
              <w:t xml:space="preserve"> remaining</w:t>
            </w:r>
            <w:r>
              <w:t xml:space="preserve"> meeting more </w:t>
            </w:r>
            <w:r>
              <w:lastRenderedPageBreak/>
              <w:t>between July and December.</w:t>
            </w:r>
            <w:r w:rsidR="003461B2">
              <w:t xml:space="preserve"> </w:t>
            </w:r>
            <w:r>
              <w:t>In Mali,</w:t>
            </w:r>
            <w:r w:rsidR="003461B2">
              <w:t xml:space="preserve"> fewer</w:t>
            </w:r>
            <w:r>
              <w:t xml:space="preserve"> groups me</w:t>
            </w:r>
            <w:r w:rsidR="003461B2">
              <w:t>e</w:t>
            </w:r>
            <w:r>
              <w:t>t regularly each month as well but there were some groups that met more between January and June.</w:t>
            </w:r>
          </w:p>
        </w:tc>
      </w:tr>
      <w:tr w:rsidR="00306F2E" w:rsidTr="006E4C30">
        <w:tc>
          <w:tcPr>
            <w:tcW w:w="2055" w:type="dxa"/>
          </w:tcPr>
          <w:p w:rsidR="00B171AB" w:rsidRDefault="00EB7BFA" w:rsidP="004F6DFE">
            <w:r>
              <w:lastRenderedPageBreak/>
              <w:t>36</w:t>
            </w:r>
          </w:p>
        </w:tc>
        <w:tc>
          <w:tcPr>
            <w:tcW w:w="3894" w:type="dxa"/>
          </w:tcPr>
          <w:p w:rsidR="00B171AB" w:rsidRDefault="00EB7BFA">
            <w:r>
              <w:t>Are there months when the group is meeting less? Which ones?</w:t>
            </w:r>
          </w:p>
        </w:tc>
        <w:tc>
          <w:tcPr>
            <w:tcW w:w="2664" w:type="dxa"/>
          </w:tcPr>
          <w:p w:rsidR="00B171AB" w:rsidRDefault="00EB7BFA">
            <w:r>
              <w:t>January</w:t>
            </w:r>
          </w:p>
          <w:p w:rsidR="00B171AB" w:rsidRDefault="00EB7BFA">
            <w:r>
              <w:t>February</w:t>
            </w:r>
          </w:p>
          <w:p w:rsidR="00B171AB" w:rsidRDefault="00EB7BFA">
            <w:r>
              <w:t>March</w:t>
            </w:r>
          </w:p>
          <w:p w:rsidR="00B171AB" w:rsidRDefault="00EB7BFA">
            <w:r>
              <w:t>April</w:t>
            </w:r>
          </w:p>
          <w:p w:rsidR="00B171AB" w:rsidRDefault="00EB7BFA">
            <w:r>
              <w:t>May</w:t>
            </w:r>
          </w:p>
          <w:p w:rsidR="00B171AB" w:rsidRDefault="00EB7BFA">
            <w:r>
              <w:t>June</w:t>
            </w:r>
          </w:p>
          <w:p w:rsidR="00B171AB" w:rsidRDefault="00EB7BFA">
            <w:r>
              <w:t>July</w:t>
            </w:r>
          </w:p>
          <w:p w:rsidR="00B171AB" w:rsidRDefault="00EB7BFA">
            <w:r>
              <w:t>August</w:t>
            </w:r>
          </w:p>
          <w:p w:rsidR="00B171AB" w:rsidRDefault="00EB7BFA">
            <w:r>
              <w:t>September</w:t>
            </w:r>
          </w:p>
          <w:p w:rsidR="00B171AB" w:rsidRDefault="00EB7BFA">
            <w:r>
              <w:t>October</w:t>
            </w:r>
          </w:p>
          <w:p w:rsidR="00B171AB" w:rsidRDefault="00EB7BFA">
            <w:r>
              <w:t>November</w:t>
            </w:r>
          </w:p>
          <w:p w:rsidR="00B171AB" w:rsidRDefault="00EB7BFA">
            <w:r>
              <w:t>December</w:t>
            </w:r>
          </w:p>
          <w:p w:rsidR="00B171AB" w:rsidRDefault="00EB7BFA">
            <w:r>
              <w:t>We meet on regular intervals on every month</w:t>
            </w:r>
          </w:p>
        </w:tc>
      </w:tr>
      <w:tr w:rsidR="004F6DFE" w:rsidTr="006E4C30">
        <w:tc>
          <w:tcPr>
            <w:tcW w:w="8613" w:type="dxa"/>
            <w:gridSpan w:val="3"/>
          </w:tcPr>
          <w:p w:rsidR="004F6DFE" w:rsidRDefault="00F245AA">
            <w:commentRangeStart w:id="1"/>
            <w:commentRangeStart w:id="2"/>
            <w:r>
              <w:drawing>
                <wp:inline distT="0" distB="0" distL="0" distR="0">
                  <wp:extent cx="5263515" cy="3705225"/>
                  <wp:effectExtent l="0" t="0" r="0" b="0"/>
                  <wp:docPr id="487" name="Picture 487" descr="Int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Int 36-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3515" cy="3705225"/>
                          </a:xfrm>
                          <a:prstGeom prst="rect">
                            <a:avLst/>
                          </a:prstGeom>
                          <a:noFill/>
                          <a:ln>
                            <a:noFill/>
                          </a:ln>
                        </pic:spPr>
                      </pic:pic>
                    </a:graphicData>
                  </a:graphic>
                </wp:inline>
              </w:drawing>
            </w:r>
            <w:commentRangeEnd w:id="1"/>
            <w:r w:rsidR="003461B2">
              <w:rPr>
                <w:rStyle w:val="CommentReference"/>
              </w:rPr>
              <w:lastRenderedPageBreak/>
              <w:commentReference w:id="1"/>
            </w:r>
            <w:commentRangeEnd w:id="2"/>
            <w:r w:rsidR="003461B2">
              <w:rPr>
                <w:rStyle w:val="CommentReference"/>
              </w:rPr>
              <w:commentReference w:id="2"/>
            </w:r>
            <w:r>
              <w:drawing>
                <wp:inline distT="0" distB="0" distL="0" distR="0">
                  <wp:extent cx="5271770" cy="3697605"/>
                  <wp:effectExtent l="0" t="0" r="0" b="0"/>
                  <wp:docPr id="488" name="Picture 488" descr="In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Int 36"/>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697605"/>
                          </a:xfrm>
                          <a:prstGeom prst="rect">
                            <a:avLst/>
                          </a:prstGeom>
                          <a:noFill/>
                          <a:ln>
                            <a:noFill/>
                          </a:ln>
                        </pic:spPr>
                      </pic:pic>
                    </a:graphicData>
                  </a:graphic>
                </wp:inline>
              </w:drawing>
            </w:r>
          </w:p>
        </w:tc>
      </w:tr>
      <w:tr w:rsidR="004F6DFE" w:rsidTr="006E4C30">
        <w:tc>
          <w:tcPr>
            <w:tcW w:w="8613" w:type="dxa"/>
            <w:gridSpan w:val="3"/>
          </w:tcPr>
          <w:p w:rsidR="00F245AA" w:rsidRDefault="00F245AA" w:rsidP="00F245AA">
            <w:r>
              <w:lastRenderedPageBreak/>
              <w:t xml:space="preserve">In Uganda,most groups indicated that they met regularly but there were some groups that indicated that they met less between January and May. </w:t>
            </w:r>
          </w:p>
          <w:p w:rsidR="004F6DFE" w:rsidRDefault="00F245AA" w:rsidP="00F245AA">
            <w:r>
              <w:t>21% of Mali groups indicated that they met regularly each month but some groups indicated that they met less between June and  December.</w:t>
            </w:r>
          </w:p>
        </w:tc>
      </w:tr>
      <w:tr w:rsidR="00306F2E" w:rsidTr="006E4C30">
        <w:tc>
          <w:tcPr>
            <w:tcW w:w="2055" w:type="dxa"/>
          </w:tcPr>
          <w:p w:rsidR="00B171AB" w:rsidRDefault="00EB7BFA">
            <w:r>
              <w:t>37</w:t>
            </w:r>
          </w:p>
        </w:tc>
        <w:tc>
          <w:tcPr>
            <w:tcW w:w="3894" w:type="dxa"/>
          </w:tcPr>
          <w:p w:rsidR="00B171AB" w:rsidRDefault="00EB7BFA">
            <w:r>
              <w:t>At what time of the day does the group meet?</w:t>
            </w:r>
          </w:p>
        </w:tc>
        <w:tc>
          <w:tcPr>
            <w:tcW w:w="2664" w:type="dxa"/>
          </w:tcPr>
          <w:p w:rsidR="00B171AB" w:rsidRDefault="00EB7BFA">
            <w:r>
              <w:t>It is not a fixed time</w:t>
            </w:r>
          </w:p>
          <w:p w:rsidR="00B171AB" w:rsidRDefault="00EB7BFA">
            <w:r>
              <w:t>I don’t know</w:t>
            </w:r>
          </w:p>
        </w:tc>
      </w:tr>
      <w:tr w:rsidR="004239FC" w:rsidTr="00E015E4">
        <w:tc>
          <w:tcPr>
            <w:tcW w:w="8613" w:type="dxa"/>
            <w:gridSpan w:val="3"/>
          </w:tcPr>
          <w:p w:rsidR="004239FC" w:rsidRDefault="00F245AA">
            <w:r>
              <w:drawing>
                <wp:inline distT="0" distB="0" distL="0" distR="0">
                  <wp:extent cx="5271770" cy="3697605"/>
                  <wp:effectExtent l="0" t="0" r="0" b="0"/>
                  <wp:docPr id="489" name="Picture 489" descr="in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int 37"/>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697605"/>
                          </a:xfrm>
                          <a:prstGeom prst="rect">
                            <a:avLst/>
                          </a:prstGeom>
                          <a:noFill/>
                          <a:ln>
                            <a:noFill/>
                          </a:ln>
                        </pic:spPr>
                      </pic:pic>
                    </a:graphicData>
                  </a:graphic>
                </wp:inline>
              </w:drawing>
            </w:r>
            <w:r>
              <w:lastRenderedPageBreak/>
              <w:drawing>
                <wp:inline distT="0" distB="0" distL="0" distR="0">
                  <wp:extent cx="5271770" cy="3705225"/>
                  <wp:effectExtent l="0" t="0" r="0" b="0"/>
                  <wp:docPr id="490" name="Picture 490" descr="int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int 37-1"/>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705225"/>
                          </a:xfrm>
                          <a:prstGeom prst="rect">
                            <a:avLst/>
                          </a:prstGeom>
                          <a:noFill/>
                          <a:ln>
                            <a:noFill/>
                          </a:ln>
                        </pic:spPr>
                      </pic:pic>
                    </a:graphicData>
                  </a:graphic>
                </wp:inline>
              </w:drawing>
            </w:r>
          </w:p>
        </w:tc>
        <w:bookmarkStart w:id="3" w:name="_GoBack"/>
        <w:bookmarkEnd w:id="3"/>
      </w:tr>
      <w:tr w:rsidR="004239FC" w:rsidTr="00E015E4">
        <w:tc>
          <w:tcPr>
            <w:tcW w:w="8613" w:type="dxa"/>
            <w:gridSpan w:val="3"/>
          </w:tcPr>
          <w:p w:rsidR="00F245AA" w:rsidRDefault="00F245AA" w:rsidP="003461B2">
            <w:pPr>
              <w:jc w:val="right"/>
            </w:pPr>
            <w:r>
              <w:lastRenderedPageBreak/>
              <w:t xml:space="preserve">In Mali, most groups meet in the morning hours between 8-9 Am while in Uganda there is more diversity in meeting time. </w:t>
            </w:r>
          </w:p>
          <w:p w:rsidR="004239FC" w:rsidRDefault="003461B2" w:rsidP="003461B2">
            <w:pPr>
              <w:jc w:val="right"/>
            </w:pPr>
            <w:ins w:id="4" w:author="admin 2" w:date="2019-06-22T20:45:00Z">
              <w:r>
                <w:t>I</w:t>
              </w:r>
            </w:ins>
            <w:del w:id="5" w:author="admin 2" w:date="2019-06-22T20:45:00Z">
              <w:r w:rsidR="00F245AA" w:rsidDel="003461B2">
                <w:delText>Most of the groups i</w:delText>
              </w:r>
            </w:del>
            <w:r w:rsidR="00F245AA">
              <w:t>n Uganda</w:t>
            </w:r>
            <w:ins w:id="6" w:author="admin 2" w:date="2019-06-22T20:46:00Z">
              <w:r>
                <w:t xml:space="preserve"> </w:t>
              </w:r>
            </w:ins>
            <w:del w:id="7" w:author="admin 2" w:date="2019-06-22T20:45:00Z">
              <w:r w:rsidR="00F245AA" w:rsidDel="003461B2">
                <w:delText xml:space="preserve">, however, meet in the morning hours with </w:delText>
              </w:r>
            </w:del>
            <w:r w:rsidR="00F245AA">
              <w:t xml:space="preserve">the median meeting time </w:t>
            </w:r>
            <w:ins w:id="8" w:author="admin 2" w:date="2019-06-22T20:46:00Z">
              <w:r>
                <w:t>is</w:t>
              </w:r>
            </w:ins>
            <w:del w:id="9" w:author="admin 2" w:date="2019-06-22T20:46:00Z">
              <w:r w:rsidR="00F245AA" w:rsidDel="003461B2">
                <w:delText>being</w:delText>
              </w:r>
            </w:del>
            <w:r w:rsidR="00F245AA">
              <w:t xml:space="preserve"> 2 PM</w:t>
            </w:r>
            <w:ins w:id="10" w:author="admin 2" w:date="2019-06-22T20:46:00Z">
              <w:r>
                <w:t>, meaning that half of the groups meet after 2PM and half before</w:t>
              </w:r>
            </w:ins>
            <w:r w:rsidR="00F245AA">
              <w:t>.</w:t>
            </w:r>
            <w:ins w:id="11" w:author="admin 2" w:date="2019-06-22T20:46:00Z">
              <w:r>
                <w:t xml:space="preserve"> Meeting at 2PM or 3PM is particularly common in Uganda.</w:t>
              </w:r>
            </w:ins>
          </w:p>
        </w:tc>
      </w:tr>
      <w:tr w:rsidR="00306F2E" w:rsidTr="006E4C30">
        <w:tc>
          <w:tcPr>
            <w:tcW w:w="2055" w:type="dxa"/>
          </w:tcPr>
          <w:p w:rsidR="00B171AB" w:rsidRDefault="00EB7BFA">
            <w:r>
              <w:t>38</w:t>
            </w:r>
          </w:p>
        </w:tc>
        <w:tc>
          <w:tcPr>
            <w:tcW w:w="3894" w:type="dxa"/>
          </w:tcPr>
          <w:p w:rsidR="00B171AB" w:rsidRDefault="00EB7BFA">
            <w:r>
              <w:t>How many group members does the group have at the moment?</w:t>
            </w:r>
          </w:p>
        </w:tc>
        <w:tc>
          <w:tcPr>
            <w:tcW w:w="2664" w:type="dxa"/>
          </w:tcPr>
          <w:p w:rsidR="00B171AB" w:rsidRDefault="00EB7BFA">
            <w:r>
              <w:t>I don't know</w:t>
            </w:r>
          </w:p>
        </w:tc>
      </w:tr>
      <w:tr w:rsidR="00306F2E" w:rsidTr="006E4C30">
        <w:tc>
          <w:tcPr>
            <w:tcW w:w="2055" w:type="dxa"/>
          </w:tcPr>
          <w:p w:rsidR="00B171AB" w:rsidRDefault="00EB7BFA">
            <w:r>
              <w:t>39</w:t>
            </w:r>
          </w:p>
        </w:tc>
        <w:tc>
          <w:tcPr>
            <w:tcW w:w="3894" w:type="dxa"/>
          </w:tcPr>
          <w:p w:rsidR="00B171AB" w:rsidRDefault="00EB7BFA">
            <w:r>
              <w:t>How many of the members are female / how many are male?</w:t>
            </w:r>
          </w:p>
        </w:tc>
        <w:tc>
          <w:tcPr>
            <w:tcW w:w="2664" w:type="dxa"/>
          </w:tcPr>
          <w:p w:rsidR="00B171AB" w:rsidRDefault="00B171AB"/>
        </w:tc>
      </w:tr>
      <w:tr w:rsidR="00306F2E" w:rsidTr="006E4C30">
        <w:tc>
          <w:tcPr>
            <w:tcW w:w="2055" w:type="dxa"/>
          </w:tcPr>
          <w:p w:rsidR="00B171AB" w:rsidRDefault="00B171AB"/>
        </w:tc>
        <w:tc>
          <w:tcPr>
            <w:tcW w:w="3894" w:type="dxa"/>
          </w:tcPr>
          <w:p w:rsidR="00B171AB" w:rsidRDefault="00EB7BFA">
            <w:r>
              <w:rPr>
                <w:i/>
                <w:iCs/>
              </w:rPr>
              <w:t>Female</w:t>
            </w:r>
          </w:p>
        </w:tc>
        <w:tc>
          <w:tcPr>
            <w:tcW w:w="2664" w:type="dxa"/>
          </w:tcPr>
          <w:p w:rsidR="00B171AB" w:rsidRDefault="00B171AB"/>
        </w:tc>
      </w:tr>
      <w:tr w:rsidR="00306F2E" w:rsidTr="006E4C30">
        <w:tc>
          <w:tcPr>
            <w:tcW w:w="2055" w:type="dxa"/>
          </w:tcPr>
          <w:p w:rsidR="00B171AB" w:rsidRDefault="00B171AB"/>
        </w:tc>
        <w:tc>
          <w:tcPr>
            <w:tcW w:w="3894" w:type="dxa"/>
          </w:tcPr>
          <w:p w:rsidR="00B171AB" w:rsidRDefault="00EB7BFA">
            <w:r>
              <w:rPr>
                <w:i/>
                <w:iCs/>
              </w:rPr>
              <w:t>Male</w:t>
            </w:r>
          </w:p>
        </w:tc>
        <w:tc>
          <w:tcPr>
            <w:tcW w:w="2664" w:type="dxa"/>
          </w:tcPr>
          <w:p w:rsidR="00B171AB" w:rsidRDefault="00B171AB"/>
        </w:tc>
      </w:tr>
      <w:tr w:rsidR="004239FC" w:rsidTr="00E015E4">
        <w:tc>
          <w:tcPr>
            <w:tcW w:w="8613" w:type="dxa"/>
            <w:gridSpan w:val="3"/>
          </w:tcPr>
          <w:p w:rsidR="004239FC" w:rsidRDefault="004239FC">
            <w:r>
              <w:lastRenderedPageBreak/>
              <w:drawing>
                <wp:inline distT="0" distB="0" distL="0" distR="0">
                  <wp:extent cx="5274310" cy="42481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248150"/>
                          </a:xfrm>
                          <a:prstGeom prst="rect">
                            <a:avLst/>
                          </a:prstGeom>
                        </pic:spPr>
                      </pic:pic>
                    </a:graphicData>
                  </a:graphic>
                </wp:inline>
              </w:drawing>
            </w:r>
          </w:p>
        </w:tc>
      </w:tr>
      <w:tr w:rsidR="004239FC" w:rsidTr="00E015E4">
        <w:tc>
          <w:tcPr>
            <w:tcW w:w="8613" w:type="dxa"/>
            <w:gridSpan w:val="3"/>
          </w:tcPr>
          <w:p w:rsidR="004239FC" w:rsidRDefault="00F245AA" w:rsidP="00544FE1">
            <w:pPr>
              <w:jc w:val="right"/>
              <w:pPrChange w:id="12" w:author="admin 2" w:date="2019-06-22T20:54:00Z">
                <w:pPr/>
              </w:pPrChange>
            </w:pPr>
            <w:r w:rsidRPr="00F245AA">
              <w:t xml:space="preserve">In Mali, there are very few men in the groups </w:t>
            </w:r>
            <w:ins w:id="13" w:author="admin 2" w:date="2019-06-22T20:48:00Z">
              <w:r w:rsidR="00544FE1">
                <w:t xml:space="preserve">, in fact since the median, the 25 percent and 75 percent lines are all </w:t>
              </w:r>
              <w:r w:rsidR="00544FE1">
                <w:t>“</w:t>
              </w:r>
              <w:r w:rsidR="00544FE1">
                <w:t>0</w:t>
              </w:r>
              <w:r w:rsidR="00544FE1">
                <w:t>”</w:t>
              </w:r>
              <w:r w:rsidR="00544FE1">
                <w:t xml:space="preserve"> the three-quarters majority of </w:t>
              </w:r>
            </w:ins>
            <w:ins w:id="14" w:author="admin 2" w:date="2019-06-22T20:49:00Z">
              <w:r w:rsidR="00544FE1">
                <w:t>t</w:t>
              </w:r>
            </w:ins>
            <w:ins w:id="15" w:author="admin 2" w:date="2019-06-22T20:48:00Z">
              <w:r w:rsidR="00544FE1">
                <w:t xml:space="preserve">he groups have </w:t>
              </w:r>
            </w:ins>
            <w:ins w:id="16" w:author="admin 2" w:date="2019-06-22T20:49:00Z">
              <w:r w:rsidR="00544FE1">
                <w:t>no male members. In Mali</w:t>
              </w:r>
            </w:ins>
            <w:del w:id="17" w:author="admin 2" w:date="2019-06-22T20:49:00Z">
              <w:r w:rsidRPr="00F245AA" w:rsidDel="00544FE1">
                <w:delText>with</w:delText>
              </w:r>
            </w:del>
            <w:r w:rsidRPr="00F245AA">
              <w:t xml:space="preserve"> a majority having between 18 to 25 members. In Uganda, there are more men in the groups than in Mali</w:t>
            </w:r>
            <w:ins w:id="18" w:author="admin 2" w:date="2019-06-22T20:50:00Z">
              <w:r w:rsidR="00544FE1">
                <w:t xml:space="preserve"> with a median number of </w:t>
              </w:r>
            </w:ins>
            <w:ins w:id="19" w:author="admin 2" w:date="2019-06-22T20:51:00Z">
              <w:r w:rsidR="00544FE1">
                <w:t>6</w:t>
              </w:r>
            </w:ins>
            <w:ins w:id="20" w:author="admin 2" w:date="2019-06-22T20:50:00Z">
              <w:r w:rsidR="00544FE1">
                <w:t xml:space="preserve"> male members. </w:t>
              </w:r>
            </w:ins>
            <w:del w:id="21" w:author="admin 2" w:date="2019-06-22T20:51:00Z">
              <w:r w:rsidRPr="00F245AA" w:rsidDel="00544FE1">
                <w:delText>, h</w:delText>
              </w:r>
            </w:del>
            <w:ins w:id="22" w:author="admin 2" w:date="2019-06-22T20:51:00Z">
              <w:r w:rsidR="00544FE1">
                <w:t>H</w:t>
              </w:r>
            </w:ins>
            <w:r w:rsidRPr="00F245AA">
              <w:t xml:space="preserve">owever, women are still the majority with a median of </w:t>
            </w:r>
            <w:ins w:id="23" w:author="admin 2" w:date="2019-06-22T20:51:00Z">
              <w:r w:rsidR="00544FE1">
                <w:t>24 female</w:t>
              </w:r>
            </w:ins>
            <w:del w:id="24" w:author="admin 2" w:date="2019-06-22T20:51:00Z">
              <w:r w:rsidRPr="00F245AA" w:rsidDel="00544FE1">
                <w:delText>30</w:delText>
              </w:r>
            </w:del>
            <w:r w:rsidRPr="00F245AA">
              <w:t xml:space="preserve"> members. In Uganda, there are</w:t>
            </w:r>
            <w:ins w:id="25" w:author="admin 2" w:date="2019-06-22T20:52:00Z">
              <w:r w:rsidR="00544FE1">
                <w:t xml:space="preserve"> quite</w:t>
              </w:r>
            </w:ins>
            <w:r w:rsidRPr="00F245AA">
              <w:t xml:space="preserve"> a few groups</w:t>
            </w:r>
            <w:ins w:id="26" w:author="admin 2" w:date="2019-06-22T20:52:00Z">
              <w:r w:rsidR="00544FE1">
                <w:t xml:space="preserve"> (25%)</w:t>
              </w:r>
            </w:ins>
            <w:r w:rsidRPr="00F245AA">
              <w:t xml:space="preserve"> with more members than 3</w:t>
            </w:r>
            <w:ins w:id="27" w:author="admin 2" w:date="2019-06-22T20:52:00Z">
              <w:r w:rsidR="00544FE1">
                <w:t>5</w:t>
              </w:r>
            </w:ins>
            <w:del w:id="28" w:author="admin 2" w:date="2019-06-22T20:52:00Z">
              <w:r w:rsidRPr="00F245AA" w:rsidDel="00544FE1">
                <w:delText>0</w:delText>
              </w:r>
            </w:del>
            <w:r w:rsidRPr="00F245AA">
              <w:t xml:space="preserve"> members with a maximum of 200 members in Uganda</w:t>
            </w:r>
            <w:del w:id="29" w:author="admin 2" w:date="2019-06-22T20:52:00Z">
              <w:r w:rsidRPr="00F245AA" w:rsidDel="00544FE1">
                <w:delText xml:space="preserve"> </w:delText>
              </w:r>
            </w:del>
            <w:r w:rsidRPr="00F245AA">
              <w:t xml:space="preserve">while in Mali </w:t>
            </w:r>
            <w:ins w:id="30" w:author="admin 2" w:date="2019-06-22T20:53:00Z">
              <w:r w:rsidR="00544FE1">
                <w:t>maximum</w:t>
              </w:r>
            </w:ins>
            <w:del w:id="31" w:author="admin 2" w:date="2019-06-22T20:53:00Z">
              <w:r w:rsidRPr="00F245AA" w:rsidDel="00544FE1">
                <w:delText>all</w:delText>
              </w:r>
            </w:del>
            <w:r w:rsidRPr="00F245AA">
              <w:t xml:space="preserve"> group</w:t>
            </w:r>
            <w:ins w:id="32" w:author="admin 2" w:date="2019-06-22T20:53:00Z">
              <w:r w:rsidR="00544FE1">
                <w:t xml:space="preserve"> </w:t>
              </w:r>
            </w:ins>
            <w:r w:rsidRPr="00F245AA">
              <w:t>s</w:t>
            </w:r>
            <w:ins w:id="33" w:author="admin 2" w:date="2019-06-22T20:53:00Z">
              <w:r w:rsidR="00544FE1">
                <w:t>ize is</w:t>
              </w:r>
            </w:ins>
            <w:ins w:id="34" w:author="admin 2" w:date="2019-06-22T20:54:00Z">
              <w:r w:rsidR="00544FE1">
                <w:t xml:space="preserve"> 44</w:t>
              </w:r>
            </w:ins>
            <w:del w:id="35" w:author="admin 2" w:date="2019-06-22T20:54:00Z">
              <w:r w:rsidRPr="00F245AA" w:rsidDel="00544FE1">
                <w:delText xml:space="preserve"> have less than fifty members</w:delText>
              </w:r>
            </w:del>
            <w:ins w:id="36" w:author="admin 2" w:date="2019-06-22T20:52:00Z">
              <w:r w:rsidR="00544FE1">
                <w:t>.</w:t>
              </w:r>
            </w:ins>
            <w:r w:rsidR="004239FC">
              <w:rPr>
                <w:rFonts w:hint="cs"/>
                <w:rtl/>
              </w:rPr>
              <w:t>.</w:t>
            </w:r>
          </w:p>
        </w:tc>
      </w:tr>
      <w:tr w:rsidR="00306F2E" w:rsidTr="006E4C30">
        <w:tc>
          <w:tcPr>
            <w:tcW w:w="2055" w:type="dxa"/>
          </w:tcPr>
          <w:p w:rsidR="00B171AB" w:rsidRDefault="00EB7BFA">
            <w:r>
              <w:t>40</w:t>
            </w:r>
          </w:p>
        </w:tc>
        <w:tc>
          <w:tcPr>
            <w:tcW w:w="3894" w:type="dxa"/>
          </w:tcPr>
          <w:p w:rsidR="00B171AB" w:rsidRDefault="00EB7BFA">
            <w:r>
              <w:t>What savings obligations do group-members have?</w:t>
            </w:r>
          </w:p>
        </w:tc>
        <w:tc>
          <w:tcPr>
            <w:tcW w:w="2664" w:type="dxa"/>
          </w:tcPr>
          <w:p w:rsidR="00B171AB" w:rsidRDefault="00B171AB"/>
        </w:tc>
      </w:tr>
      <w:tr w:rsidR="00306F2E" w:rsidTr="006E4C30">
        <w:tc>
          <w:tcPr>
            <w:tcW w:w="2055" w:type="dxa"/>
          </w:tcPr>
          <w:p w:rsidR="00B171AB" w:rsidRDefault="00B171AB"/>
        </w:tc>
        <w:tc>
          <w:tcPr>
            <w:tcW w:w="3894" w:type="dxa"/>
          </w:tcPr>
          <w:p w:rsidR="00B171AB" w:rsidRDefault="00EB7BFA">
            <w:r>
              <w:rPr>
                <w:i/>
                <w:iCs/>
              </w:rPr>
              <w:t>They all save exactly the same amount</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All group members save the same amount, but some group members have double or triple membership, so they save twice or thrice the normal amount</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They save in shares, with minimum 1 share and maximum 5 shares</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They save in shares, no minimum, maximum 5 shares</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They save in shares, but other rules apply (specify rules)</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Other (specify the diverging savings obligation)</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E23CCD" w:rsidTr="00E015E4">
        <w:tc>
          <w:tcPr>
            <w:tcW w:w="8613" w:type="dxa"/>
            <w:gridSpan w:val="3"/>
          </w:tcPr>
          <w:p w:rsidR="00E23CCD" w:rsidRDefault="00F245AA">
            <w:pPr>
              <w:rPr>
                <w:i/>
                <w:iCs/>
              </w:rPr>
            </w:pPr>
            <w:r>
              <w:rPr>
                <w:i/>
                <w:iCs/>
              </w:rPr>
              <w:lastRenderedPageBreak/>
              <w:drawing>
                <wp:inline distT="0" distB="0" distL="0" distR="0">
                  <wp:extent cx="5271770" cy="3705225"/>
                  <wp:effectExtent l="0" t="0" r="0" b="0"/>
                  <wp:docPr id="491" name="Picture 491" descr="In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Int  40"/>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705225"/>
                          </a:xfrm>
                          <a:prstGeom prst="rect">
                            <a:avLst/>
                          </a:prstGeom>
                          <a:noFill/>
                          <a:ln>
                            <a:noFill/>
                          </a:ln>
                        </pic:spPr>
                      </pic:pic>
                    </a:graphicData>
                  </a:graphic>
                </wp:inline>
              </w:drawing>
            </w:r>
          </w:p>
        </w:tc>
      </w:tr>
      <w:tr w:rsidR="00E23CCD" w:rsidTr="00E015E4">
        <w:tc>
          <w:tcPr>
            <w:tcW w:w="8613" w:type="dxa"/>
            <w:gridSpan w:val="3"/>
          </w:tcPr>
          <w:p w:rsidR="00E23CCD" w:rsidRDefault="00F245AA" w:rsidP="00544FE1">
            <w:pPr>
              <w:jc w:val="right"/>
              <w:rPr>
                <w:ins w:id="37" w:author="admin 2" w:date="2019-06-22T20:55:00Z"/>
                <w:i/>
                <w:iCs/>
              </w:rPr>
              <w:pPrChange w:id="38" w:author="admin 2" w:date="2019-06-22T20:55:00Z">
                <w:pPr/>
              </w:pPrChange>
            </w:pPr>
            <w:r w:rsidRPr="00F245AA">
              <w:rPr>
                <w:i/>
                <w:iCs/>
              </w:rPr>
              <w:t>In Mali</w:t>
            </w:r>
            <w:r>
              <w:rPr>
                <w:i/>
                <w:iCs/>
              </w:rPr>
              <w:t>,</w:t>
            </w:r>
            <w:r w:rsidRPr="00F245AA">
              <w:rPr>
                <w:i/>
                <w:iCs/>
              </w:rPr>
              <w:t xml:space="preserve"> a majority of groups have the same savings obligations for their members. In Uganda, most people save in shares with a minimum of 1 share and a maximum of 5 shares.</w:t>
            </w:r>
          </w:p>
          <w:p w:rsidR="00544FE1" w:rsidRDefault="00544FE1" w:rsidP="00544FE1">
            <w:pPr>
              <w:jc w:val="right"/>
              <w:rPr>
                <w:i/>
                <w:iCs/>
              </w:rPr>
              <w:pPrChange w:id="39" w:author="admin 2" w:date="2019-06-22T20:55:00Z">
                <w:pPr/>
              </w:pPrChange>
            </w:pPr>
            <w:ins w:id="40" w:author="admin 2" w:date="2019-06-22T20:55:00Z">
              <w:r>
                <w:rPr>
                  <w:i/>
                  <w:iCs/>
                </w:rPr>
                <w:t>N.B. this question was accidentally a multiple selection question and we suspect that some respondents did not fully understand the question.</w:t>
              </w:r>
            </w:ins>
          </w:p>
        </w:tc>
      </w:tr>
      <w:tr w:rsidR="00306F2E" w:rsidTr="006E4C30">
        <w:tc>
          <w:tcPr>
            <w:tcW w:w="2055" w:type="dxa"/>
          </w:tcPr>
          <w:p w:rsidR="00B171AB" w:rsidRDefault="00EB7BFA">
            <w:r>
              <w:t>41</w:t>
            </w:r>
          </w:p>
        </w:tc>
        <w:tc>
          <w:tcPr>
            <w:tcW w:w="3894" w:type="dxa"/>
          </w:tcPr>
          <w:p w:rsidR="00B171AB" w:rsidRDefault="00EB7BFA">
            <w:r>
              <w:t>In between meetings, where does the group keep its cash?</w:t>
            </w:r>
          </w:p>
        </w:tc>
        <w:tc>
          <w:tcPr>
            <w:tcW w:w="2664" w:type="dxa"/>
          </w:tcPr>
          <w:p w:rsidR="00B171AB" w:rsidRDefault="00EB7BFA">
            <w:r>
              <w:t>A box, bag or similar without locks</w:t>
            </w:r>
          </w:p>
          <w:p w:rsidR="00B171AB" w:rsidRDefault="00EB7BFA">
            <w:r>
              <w:t>A lock-box, bag with 1 lock</w:t>
            </w:r>
          </w:p>
          <w:p w:rsidR="00B171AB" w:rsidRDefault="00EB7BFA">
            <w:r>
              <w:t>A lock-box, bag with 2, 3 or more locks</w:t>
            </w:r>
          </w:p>
          <w:p w:rsidR="00B171AB" w:rsidRDefault="00EB7BFA">
            <w:r>
              <w:t>No specified place, held by the treasurer or other group-member</w:t>
            </w:r>
          </w:p>
          <w:p w:rsidR="00B171AB" w:rsidRDefault="00EB7BFA">
            <w:r>
              <w:t>Mobile money</w:t>
            </w:r>
          </w:p>
          <w:p w:rsidR="00B171AB" w:rsidRDefault="00F245AA">
            <w:r>
              <w:t>The f</w:t>
            </w:r>
            <w:r w:rsidR="00EB7BFA">
              <w:t>ormal financial service provider (bank, MFI, credit union...</w:t>
            </w:r>
          </w:p>
          <w:p w:rsidR="00B171AB" w:rsidRDefault="00EB7BFA">
            <w:r>
              <w:t>Other (specified)</w:t>
            </w:r>
          </w:p>
          <w:p w:rsidR="00B171AB" w:rsidRDefault="00EB7BFA">
            <w:r>
              <w:t>We won’t tell you.</w:t>
            </w:r>
          </w:p>
          <w:p w:rsidR="00B171AB" w:rsidRDefault="00EB7BFA">
            <w:r>
              <w:t>I don't know</w:t>
            </w:r>
          </w:p>
        </w:tc>
      </w:tr>
      <w:tr w:rsidR="00E23CCD" w:rsidTr="00E015E4">
        <w:tc>
          <w:tcPr>
            <w:tcW w:w="8613" w:type="dxa"/>
            <w:gridSpan w:val="3"/>
          </w:tcPr>
          <w:p w:rsidR="00E23CCD" w:rsidRDefault="00F245AA">
            <w:r>
              <w:lastRenderedPageBreak/>
              <w:drawing>
                <wp:inline distT="0" distB="0" distL="0" distR="0">
                  <wp:extent cx="5263515" cy="3721100"/>
                  <wp:effectExtent l="0" t="0" r="0" b="0"/>
                  <wp:docPr id="492" name="Picture 492" descr="In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Int 41"/>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3515" cy="3721100"/>
                          </a:xfrm>
                          <a:prstGeom prst="rect">
                            <a:avLst/>
                          </a:prstGeom>
                          <a:noFill/>
                          <a:ln>
                            <a:noFill/>
                          </a:ln>
                        </pic:spPr>
                      </pic:pic>
                    </a:graphicData>
                  </a:graphic>
                </wp:inline>
              </w:drawing>
            </w:r>
            <w:r>
              <w:drawing>
                <wp:inline distT="0" distB="0" distL="0" distR="0">
                  <wp:extent cx="5263515" cy="3689350"/>
                  <wp:effectExtent l="0" t="0" r="0" b="0"/>
                  <wp:docPr id="493" name="Picture 493" descr="int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int 41-01"/>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3515" cy="3689350"/>
                          </a:xfrm>
                          <a:prstGeom prst="rect">
                            <a:avLst/>
                          </a:prstGeom>
                          <a:noFill/>
                          <a:ln>
                            <a:noFill/>
                          </a:ln>
                        </pic:spPr>
                      </pic:pic>
                    </a:graphicData>
                  </a:graphic>
                </wp:inline>
              </w:drawing>
            </w:r>
          </w:p>
        </w:tc>
      </w:tr>
      <w:tr w:rsidR="00E23CCD" w:rsidTr="00E015E4">
        <w:tc>
          <w:tcPr>
            <w:tcW w:w="8613" w:type="dxa"/>
            <w:gridSpan w:val="3"/>
          </w:tcPr>
          <w:p w:rsidR="00F245AA" w:rsidRDefault="00F245AA" w:rsidP="00544FE1">
            <w:pPr>
              <w:jc w:val="right"/>
              <w:pPrChange w:id="41" w:author="admin 2" w:date="2019-06-22T20:56:00Z">
                <w:pPr/>
              </w:pPrChange>
            </w:pPr>
            <w:r>
              <w:t xml:space="preserve">In Uganda, over 71% of the groups keep money in </w:t>
            </w:r>
            <w:ins w:id="42" w:author="admin 2" w:date="2019-06-22T20:57:00Z">
              <w:r w:rsidR="00544FE1">
                <w:t>2 lock</w:t>
              </w:r>
            </w:ins>
            <w:del w:id="43" w:author="admin 2" w:date="2019-06-22T20:57:00Z">
              <w:r w:rsidDel="00544FE1">
                <w:delText>more secure</w:delText>
              </w:r>
            </w:del>
            <w:r>
              <w:t xml:space="preserve"> boxes and with about 15% keeping the money either in the bank or in mobile money.</w:t>
            </w:r>
          </w:p>
          <w:p w:rsidR="00E23CCD" w:rsidRDefault="00F245AA" w:rsidP="00544FE1">
            <w:pPr>
              <w:jc w:val="right"/>
              <w:pPrChange w:id="44" w:author="admin 2" w:date="2019-06-22T20:56:00Z">
                <w:pPr/>
              </w:pPrChange>
            </w:pPr>
            <w:r>
              <w:t>In Mali 82% keep their money in boxes with 1 lock and the rest in boxes with 2 locks and very few in boxes without locks.</w:t>
            </w:r>
          </w:p>
        </w:tc>
      </w:tr>
      <w:tr w:rsidR="00306F2E" w:rsidTr="006E4C30">
        <w:tc>
          <w:tcPr>
            <w:tcW w:w="2055" w:type="dxa"/>
          </w:tcPr>
          <w:p w:rsidR="00B171AB" w:rsidRDefault="00EB7BFA">
            <w:r>
              <w:t>42</w:t>
            </w:r>
          </w:p>
        </w:tc>
        <w:tc>
          <w:tcPr>
            <w:tcW w:w="3894" w:type="dxa"/>
          </w:tcPr>
          <w:p w:rsidR="00B171AB" w:rsidRDefault="00EB7BFA">
            <w:r>
              <w:t>Can group members take loans from the savings held by the group?</w:t>
            </w:r>
          </w:p>
        </w:tc>
        <w:tc>
          <w:tcPr>
            <w:tcW w:w="2664" w:type="dxa"/>
          </w:tcPr>
          <w:p w:rsidR="00B171AB" w:rsidRDefault="00EB7BFA">
            <w:r>
              <w:t>Yes</w:t>
            </w:r>
          </w:p>
          <w:p w:rsidR="00B171AB" w:rsidRDefault="00EB7BFA">
            <w:r>
              <w:t>No</w:t>
            </w:r>
          </w:p>
          <w:p w:rsidR="00B171AB" w:rsidRDefault="00EB7BFA">
            <w:r>
              <w:t>I don’t know</w:t>
            </w:r>
          </w:p>
        </w:tc>
      </w:tr>
      <w:tr w:rsidR="0026626D" w:rsidTr="00E015E4">
        <w:tc>
          <w:tcPr>
            <w:tcW w:w="8613" w:type="dxa"/>
            <w:gridSpan w:val="3"/>
          </w:tcPr>
          <w:p w:rsidR="0026626D" w:rsidRDefault="00F245AA">
            <w:r>
              <w:lastRenderedPageBreak/>
              <w:drawing>
                <wp:inline distT="0" distB="0" distL="0" distR="0">
                  <wp:extent cx="5271770" cy="3729355"/>
                  <wp:effectExtent l="0" t="0" r="0" b="0"/>
                  <wp:docPr id="494" name="Picture 494" descr="in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int 42"/>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729355"/>
                          </a:xfrm>
                          <a:prstGeom prst="rect">
                            <a:avLst/>
                          </a:prstGeom>
                          <a:noFill/>
                          <a:ln>
                            <a:noFill/>
                          </a:ln>
                        </pic:spPr>
                      </pic:pic>
                    </a:graphicData>
                  </a:graphic>
                </wp:inline>
              </w:drawing>
            </w:r>
            <w:r>
              <w:drawing>
                <wp:inline distT="0" distB="0" distL="0" distR="0">
                  <wp:extent cx="5271770" cy="3673475"/>
                  <wp:effectExtent l="0" t="0" r="0" b="0"/>
                  <wp:docPr id="495" name="Picture 495" descr="Int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Int 42-1"/>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673475"/>
                          </a:xfrm>
                          <a:prstGeom prst="rect">
                            <a:avLst/>
                          </a:prstGeom>
                          <a:noFill/>
                          <a:ln>
                            <a:noFill/>
                          </a:ln>
                        </pic:spPr>
                      </pic:pic>
                    </a:graphicData>
                  </a:graphic>
                </wp:inline>
              </w:drawing>
            </w:r>
          </w:p>
        </w:tc>
      </w:tr>
      <w:tr w:rsidR="0026626D" w:rsidTr="00E015E4">
        <w:tc>
          <w:tcPr>
            <w:tcW w:w="8613" w:type="dxa"/>
            <w:gridSpan w:val="3"/>
          </w:tcPr>
          <w:p w:rsidR="0026626D" w:rsidRDefault="0026626D" w:rsidP="006E3CD5">
            <w:pPr>
              <w:jc w:val="right"/>
              <w:pPrChange w:id="45" w:author="admin 2" w:date="2019-06-22T21:00:00Z">
                <w:pPr/>
              </w:pPrChange>
            </w:pPr>
            <w:del w:id="46" w:author="admin 2" w:date="2019-06-22T20:58:00Z">
              <w:r w:rsidDel="006E3CD5">
                <w:rPr>
                  <w:rFonts w:hint="cs"/>
                  <w:rtl/>
                </w:rPr>
                <w:delText>Most of the groups in Uganda allow members to take loans:98.7% while in Mali all groups that were analyzed allowed members to take loans.</w:delText>
              </w:r>
            </w:del>
            <w:ins w:id="47" w:author="admin 2" w:date="2019-06-22T20:59:00Z">
              <w:r w:rsidR="006E3CD5">
                <w:t xml:space="preserve"> In Mali all groups allow members to take loans. In Uganda practically all groups allow this. Just 1.3% of the groups do not allow the members to take loans from the savings.</w:t>
              </w:r>
            </w:ins>
          </w:p>
        </w:tc>
      </w:tr>
      <w:tr w:rsidR="00306F2E" w:rsidTr="006E4C30">
        <w:tc>
          <w:tcPr>
            <w:tcW w:w="2055" w:type="dxa"/>
          </w:tcPr>
          <w:p w:rsidR="00B171AB" w:rsidRDefault="00EB7BFA">
            <w:r>
              <w:t>43</w:t>
            </w:r>
          </w:p>
        </w:tc>
        <w:tc>
          <w:tcPr>
            <w:tcW w:w="3894" w:type="dxa"/>
          </w:tcPr>
          <w:p w:rsidR="00B171AB" w:rsidRDefault="00EB7BFA">
            <w:r>
              <w:t>What rules apply for being eligible for a loan?</w:t>
            </w:r>
          </w:p>
        </w:tc>
        <w:tc>
          <w:tcPr>
            <w:tcW w:w="2664" w:type="dxa"/>
          </w:tcPr>
          <w:p w:rsidR="00B171AB" w:rsidRDefault="00B171AB"/>
        </w:tc>
      </w:tr>
      <w:tr w:rsidR="00306F2E" w:rsidTr="006E4C30">
        <w:tc>
          <w:tcPr>
            <w:tcW w:w="2055" w:type="dxa"/>
          </w:tcPr>
          <w:p w:rsidR="00B171AB" w:rsidRDefault="00B171AB"/>
        </w:tc>
        <w:tc>
          <w:tcPr>
            <w:tcW w:w="3894" w:type="dxa"/>
          </w:tcPr>
          <w:p w:rsidR="00B171AB" w:rsidRDefault="00EB7BFA">
            <w:r>
              <w:rPr>
                <w:i/>
                <w:iCs/>
              </w:rPr>
              <w:t>Attendance of group meetings</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Members can take a loan worth 3x their savings</w:t>
            </w:r>
          </w:p>
        </w:tc>
        <w:tc>
          <w:tcPr>
            <w:tcW w:w="2664" w:type="dxa"/>
          </w:tcPr>
          <w:p w:rsidR="00B171AB" w:rsidRDefault="00EB7BFA">
            <w:r>
              <w:rPr>
                <w:i/>
                <w:iCs/>
              </w:rPr>
              <w:t>Yes</w:t>
            </w:r>
          </w:p>
          <w:p w:rsidR="00B171AB" w:rsidRDefault="00EB7BFA">
            <w:r>
              <w:rPr>
                <w:i/>
                <w:iCs/>
              </w:rPr>
              <w:t>No</w:t>
            </w:r>
          </w:p>
          <w:p w:rsidR="00B171AB" w:rsidRDefault="00EB7BFA">
            <w:r>
              <w:rPr>
                <w:i/>
                <w:iCs/>
              </w:rPr>
              <w:lastRenderedPageBreak/>
              <w:t>I don't know</w:t>
            </w:r>
          </w:p>
        </w:tc>
      </w:tr>
      <w:tr w:rsidR="00306F2E" w:rsidTr="006E4C30">
        <w:tc>
          <w:tcPr>
            <w:tcW w:w="2055" w:type="dxa"/>
          </w:tcPr>
          <w:p w:rsidR="00B171AB" w:rsidRDefault="00B171AB"/>
        </w:tc>
        <w:tc>
          <w:tcPr>
            <w:tcW w:w="3894" w:type="dxa"/>
          </w:tcPr>
          <w:p w:rsidR="00B171AB" w:rsidRDefault="00EB7BFA">
            <w:r>
              <w:rPr>
                <w:i/>
                <w:iCs/>
              </w:rPr>
              <w:t>Other minimum savings criteria</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Have a sound plan what to do with the money</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Invest the money in business</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Other (specify)</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6E4C30" w:rsidTr="006E4C30">
        <w:tc>
          <w:tcPr>
            <w:tcW w:w="8613" w:type="dxa"/>
            <w:gridSpan w:val="3"/>
          </w:tcPr>
          <w:p w:rsidR="006E4C30" w:rsidRDefault="00F245AA">
            <w:pPr>
              <w:rPr>
                <w:i/>
                <w:iCs/>
              </w:rPr>
            </w:pPr>
            <w:r>
              <w:rPr>
                <w:i/>
                <w:iCs/>
              </w:rPr>
              <w:drawing>
                <wp:inline distT="0" distB="0" distL="0" distR="0">
                  <wp:extent cx="5271770" cy="3673475"/>
                  <wp:effectExtent l="0" t="0" r="0" b="0"/>
                  <wp:docPr id="496" name="Picture 496" descr="in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int 43"/>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673475"/>
                          </a:xfrm>
                          <a:prstGeom prst="rect">
                            <a:avLst/>
                          </a:prstGeom>
                          <a:noFill/>
                          <a:ln>
                            <a:noFill/>
                          </a:ln>
                        </pic:spPr>
                      </pic:pic>
                    </a:graphicData>
                  </a:graphic>
                </wp:inline>
              </w:drawing>
            </w:r>
          </w:p>
        </w:tc>
      </w:tr>
      <w:tr w:rsidR="006E4C30" w:rsidRPr="006E4C30" w:rsidTr="006E4C30">
        <w:tc>
          <w:tcPr>
            <w:tcW w:w="8613" w:type="dxa"/>
            <w:gridSpan w:val="3"/>
          </w:tcPr>
          <w:p w:rsidR="006E3CD5" w:rsidRDefault="006E3CD5" w:rsidP="006E3CD5">
            <w:pPr>
              <w:jc w:val="right"/>
              <w:rPr>
                <w:ins w:id="48" w:author="admin 2" w:date="2019-06-22T21:04:00Z"/>
              </w:rPr>
              <w:pPrChange w:id="49" w:author="admin 2" w:date="2019-06-22T21:05:00Z">
                <w:pPr/>
              </w:pPrChange>
            </w:pPr>
            <w:ins w:id="50" w:author="admin 2" w:date="2019-06-22T21:04:00Z">
              <w:r>
                <w:t>In Mali the near-universal rule for loan eligibility is ‘attendance of group meeting’. Widespread other rules were that loan should not exceed three times the member’s savings amount and that the loan should be invested in business.</w:t>
              </w:r>
            </w:ins>
          </w:p>
          <w:p w:rsidR="006E4C30" w:rsidRPr="006E4C30" w:rsidRDefault="006E3CD5" w:rsidP="006E3CD5">
            <w:pPr>
              <w:jc w:val="right"/>
              <w:rPr>
                <w:iCs/>
              </w:rPr>
              <w:pPrChange w:id="51" w:author="admin 2" w:date="2019-06-22T21:05:00Z">
                <w:pPr/>
              </w:pPrChange>
            </w:pPr>
            <w:ins w:id="52" w:author="admin 2" w:date="2019-06-22T21:04:00Z">
              <w:r>
                <w:t xml:space="preserve">In Uganda the most common rule amongst groups was “no more than three times savings amount” and the second most mentioned rules were “attendance of group meetings” and “sound plan for </w:t>
              </w:r>
            </w:ins>
            <w:ins w:id="53" w:author="admin 2" w:date="2019-06-22T21:05:00Z">
              <w:r>
                <w:t>t</w:t>
              </w:r>
            </w:ins>
            <w:ins w:id="54" w:author="admin 2" w:date="2019-06-22T21:04:00Z">
              <w:r>
                <w:t>he money”.</w:t>
              </w:r>
            </w:ins>
            <w:del w:id="55" w:author="admin 2" w:date="2019-06-22T21:04:00Z">
              <w:r w:rsidR="006E4C30" w:rsidRPr="006E4C30" w:rsidDel="006E3CD5">
                <w:rPr>
                  <w:rFonts w:hint="cs"/>
                  <w:iCs/>
                  <w:rtl/>
                </w:rPr>
                <w:delText xml:space="preserve">In mali </w:delText>
              </w:r>
              <w:r w:rsidR="006E4C30" w:rsidDel="006E3CD5">
                <w:rPr>
                  <w:rFonts w:hint="cs"/>
                  <w:iCs/>
                  <w:rtl/>
                </w:rPr>
                <w:delText>attendance of group</w:delText>
              </w:r>
              <w:r w:rsidR="00F245AA" w:rsidDel="006E3CD5">
                <w:rPr>
                  <w:iCs/>
                  <w:rtl/>
                </w:rPr>
                <w:delText>,</w:delText>
              </w:r>
              <w:r w:rsidR="006E4C30" w:rsidDel="006E3CD5">
                <w:rPr>
                  <w:rFonts w:hint="cs"/>
                  <w:iCs/>
                  <w:rtl/>
                </w:rPr>
                <w:delText xml:space="preserve"> meetings is the main rule applied for eligibility for loans followed </w:delText>
              </w:r>
              <w:r w:rsidR="00F245AA" w:rsidDel="006E3CD5">
                <w:rPr>
                  <w:rFonts w:hint="cs"/>
                  <w:iCs/>
                  <w:rtl/>
                </w:rPr>
                <w:delText xml:space="preserve">by </w:delText>
              </w:r>
              <w:r w:rsidR="006E4C30" w:rsidDel="006E3CD5">
                <w:rPr>
                  <w:rFonts w:hint="cs"/>
                  <w:iCs/>
                  <w:rtl/>
                </w:rPr>
                <w:delText>amount of savings and reason for taking the loan. In Uganda, the amount that one has save as well as the purpose of the</w:delText>
              </w:r>
              <w:r w:rsidR="0026626D" w:rsidDel="006E3CD5">
                <w:rPr>
                  <w:rFonts w:hint="cs"/>
                  <w:iCs/>
                  <w:rtl/>
                </w:rPr>
                <w:delText xml:space="preserve"> loan are the main rules that apply although meeting attendace was also very important.</w:delText>
              </w:r>
            </w:del>
          </w:p>
        </w:tc>
      </w:tr>
      <w:tr w:rsidR="00306F2E" w:rsidTr="006E4C30">
        <w:tc>
          <w:tcPr>
            <w:tcW w:w="2055" w:type="dxa"/>
          </w:tcPr>
          <w:p w:rsidR="00B171AB" w:rsidRDefault="00EB7BFA">
            <w:r>
              <w:t>44</w:t>
            </w:r>
          </w:p>
        </w:tc>
        <w:tc>
          <w:tcPr>
            <w:tcW w:w="3894" w:type="dxa"/>
          </w:tcPr>
          <w:p w:rsidR="00B171AB" w:rsidRDefault="00EB7BFA">
            <w:r>
              <w:t>What is the maximum loan period?</w:t>
            </w:r>
          </w:p>
        </w:tc>
        <w:tc>
          <w:tcPr>
            <w:tcW w:w="2664" w:type="dxa"/>
          </w:tcPr>
          <w:p w:rsidR="00B171AB" w:rsidRDefault="00EB7BFA">
            <w:r>
              <w:t>One month</w:t>
            </w:r>
          </w:p>
          <w:p w:rsidR="00B171AB" w:rsidRDefault="00EB7BFA">
            <w:r>
              <w:t>2-3 months</w:t>
            </w:r>
          </w:p>
          <w:p w:rsidR="00B171AB" w:rsidRDefault="00EB7BFA">
            <w:r>
              <w:t>4-6 months</w:t>
            </w:r>
          </w:p>
          <w:p w:rsidR="00B171AB" w:rsidRDefault="00EB7BFA">
            <w:r>
              <w:t>More than 6 months Variable, depending on amount, purpose, season or other factors</w:t>
            </w:r>
          </w:p>
          <w:p w:rsidR="00B171AB" w:rsidRDefault="00EB7BFA">
            <w:r>
              <w:t>Other (specify)</w:t>
            </w:r>
          </w:p>
          <w:p w:rsidR="00B171AB" w:rsidRDefault="00EB7BFA">
            <w:r>
              <w:t>I don’t know</w:t>
            </w:r>
          </w:p>
        </w:tc>
      </w:tr>
      <w:tr w:rsidR="006E4C30" w:rsidTr="006E4C30">
        <w:tc>
          <w:tcPr>
            <w:tcW w:w="8613" w:type="dxa"/>
            <w:gridSpan w:val="3"/>
          </w:tcPr>
          <w:p w:rsidR="006E4C30" w:rsidRDefault="00F245AA">
            <w:r>
              <w:lastRenderedPageBreak/>
              <w:drawing>
                <wp:inline distT="0" distB="0" distL="0" distR="0">
                  <wp:extent cx="5271770" cy="3689350"/>
                  <wp:effectExtent l="0" t="0" r="0" b="0"/>
                  <wp:docPr id="497" name="Picture 497" descr="In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Int 44"/>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689350"/>
                          </a:xfrm>
                          <a:prstGeom prst="rect">
                            <a:avLst/>
                          </a:prstGeom>
                          <a:noFill/>
                          <a:ln>
                            <a:noFill/>
                          </a:ln>
                        </pic:spPr>
                      </pic:pic>
                    </a:graphicData>
                  </a:graphic>
                </wp:inline>
              </w:drawing>
            </w:r>
            <w:commentRangeStart w:id="56"/>
            <w:r>
              <w:drawing>
                <wp:inline distT="0" distB="0" distL="0" distR="0">
                  <wp:extent cx="5271770" cy="3729355"/>
                  <wp:effectExtent l="0" t="0" r="0" b="0"/>
                  <wp:docPr id="498" name="Picture 498" descr="int 4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int 44 1"/>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729355"/>
                          </a:xfrm>
                          <a:prstGeom prst="rect">
                            <a:avLst/>
                          </a:prstGeom>
                          <a:noFill/>
                          <a:ln>
                            <a:noFill/>
                          </a:ln>
                        </pic:spPr>
                      </pic:pic>
                    </a:graphicData>
                  </a:graphic>
                </wp:inline>
              </w:drawing>
            </w:r>
            <w:commentRangeEnd w:id="56"/>
            <w:r w:rsidR="0074052A">
              <w:rPr>
                <w:rStyle w:val="CommentReference"/>
              </w:rPr>
              <w:commentReference w:id="56"/>
            </w:r>
          </w:p>
        </w:tc>
      </w:tr>
      <w:tr w:rsidR="006E4C30" w:rsidTr="006E4C30">
        <w:tc>
          <w:tcPr>
            <w:tcW w:w="8613" w:type="dxa"/>
            <w:gridSpan w:val="3"/>
          </w:tcPr>
          <w:p w:rsidR="00F245AA" w:rsidRDefault="00F245AA" w:rsidP="00BC241C">
            <w:pPr>
              <w:jc w:val="right"/>
              <w:pPrChange w:id="57" w:author="admin 2" w:date="2019-06-22T21:08:00Z">
                <w:pPr/>
              </w:pPrChange>
            </w:pPr>
            <w:r>
              <w:t>In Uganda, most loans have a repayment period of 2-3 months</w:t>
            </w:r>
            <w:ins w:id="58" w:author="admin 2" w:date="2019-06-22T21:05:00Z">
              <w:r w:rsidR="00E350D1">
                <w:t xml:space="preserve"> </w:t>
              </w:r>
            </w:ins>
            <w:r>
              <w:t>(71.6%)</w:t>
            </w:r>
            <w:ins w:id="59" w:author="admin 2" w:date="2019-06-22T21:05:00Z">
              <w:r w:rsidR="00E350D1">
                <w:t xml:space="preserve">, while </w:t>
              </w:r>
            </w:ins>
            <w:del w:id="60" w:author="admin 2" w:date="2019-06-22T21:05:00Z">
              <w:r w:rsidDel="00E350D1">
                <w:delText>,</w:delText>
              </w:r>
            </w:del>
            <w:r>
              <w:t xml:space="preserve">in Mali, </w:t>
            </w:r>
            <w:ins w:id="61" w:author="admin 2" w:date="2019-06-22T21:06:00Z">
              <w:r w:rsidR="00E350D1">
                <w:t>almost one-third (30.7%) of the groups give</w:t>
              </w:r>
            </w:ins>
            <w:del w:id="62" w:author="admin 2" w:date="2019-06-22T21:06:00Z">
              <w:r w:rsidDel="00E350D1">
                <w:delText>most</w:delText>
              </w:r>
            </w:del>
            <w:r>
              <w:t xml:space="preserve"> loans</w:t>
            </w:r>
            <w:ins w:id="63" w:author="admin 2" w:date="2019-06-22T21:06:00Z">
              <w:r w:rsidR="00E350D1">
                <w:t xml:space="preserve"> for</w:t>
              </w:r>
            </w:ins>
            <w:del w:id="64" w:author="admin 2" w:date="2019-06-22T21:06:00Z">
              <w:r w:rsidDel="00E350D1">
                <w:delText xml:space="preserve"> are</w:delText>
              </w:r>
            </w:del>
            <w:r>
              <w:t xml:space="preserve"> over 6 months</w:t>
            </w:r>
            <w:ins w:id="65" w:author="admin 2" w:date="2019-06-22T21:06:00Z">
              <w:r w:rsidR="00E350D1">
                <w:t xml:space="preserve"> and another almost one-third (307%) </w:t>
              </w:r>
            </w:ins>
            <w:ins w:id="66" w:author="admin 2" w:date="2019-06-22T21:07:00Z">
              <w:r w:rsidR="00E350D1">
                <w:t>2-3 months</w:t>
              </w:r>
            </w:ins>
            <w:r>
              <w:t>.</w:t>
            </w:r>
          </w:p>
          <w:p w:rsidR="00F245AA" w:rsidDel="00BC241C" w:rsidRDefault="00F245AA" w:rsidP="00BC241C">
            <w:pPr>
              <w:jc w:val="right"/>
              <w:rPr>
                <w:del w:id="67" w:author="admin 2" w:date="2019-06-22T21:09:00Z"/>
              </w:rPr>
              <w:pPrChange w:id="68" w:author="admin 2" w:date="2019-06-22T21:09:00Z">
                <w:pPr/>
              </w:pPrChange>
            </w:pPr>
            <w:r>
              <w:t>Uganda has a preference for shorter loan repayment period but a longer one is seen in Mali,</w:t>
            </w:r>
            <w:ins w:id="69" w:author="admin 2" w:date="2019-06-22T21:09:00Z">
              <w:r w:rsidR="00BC241C">
                <w:t xml:space="preserve"> </w:t>
              </w:r>
            </w:ins>
            <w:r>
              <w:t>with loans of above two months taking</w:t>
            </w:r>
            <w:del w:id="70" w:author="admin 2" w:date="2019-06-22T21:09:00Z">
              <w:r w:rsidDel="00BC241C">
                <w:delText xml:space="preserve"> </w:delText>
              </w:r>
            </w:del>
          </w:p>
          <w:p w:rsidR="006E4C30" w:rsidRDefault="00BC241C" w:rsidP="00BC241C">
            <w:pPr>
              <w:jc w:val="right"/>
              <w:pPrChange w:id="71" w:author="admin 2" w:date="2019-06-22T21:09:00Z">
                <w:pPr/>
              </w:pPrChange>
            </w:pPr>
            <w:ins w:id="72" w:author="admin 2" w:date="2019-06-22T21:09:00Z">
              <w:r>
                <w:t xml:space="preserve"> </w:t>
              </w:r>
            </w:ins>
            <w:r w:rsidR="00F245AA">
              <w:t>the majority percentage of over 65%</w:t>
            </w:r>
            <w:del w:id="73" w:author="admin 2" w:date="2019-06-22T21:09:00Z">
              <w:r w:rsidR="00F245AA" w:rsidDel="00BC241C">
                <w:delText>.</w:delText>
              </w:r>
            </w:del>
          </w:p>
        </w:tc>
      </w:tr>
      <w:tr w:rsidR="00306F2E" w:rsidTr="006E4C30">
        <w:tc>
          <w:tcPr>
            <w:tcW w:w="2055" w:type="dxa"/>
          </w:tcPr>
          <w:p w:rsidR="00B171AB" w:rsidRDefault="00EB7BFA">
            <w:r>
              <w:t>45</w:t>
            </w:r>
          </w:p>
        </w:tc>
        <w:tc>
          <w:tcPr>
            <w:tcW w:w="3894" w:type="dxa"/>
          </w:tcPr>
          <w:p w:rsidR="00B171AB" w:rsidRDefault="00EB7BFA">
            <w:r>
              <w:t>What is the interest rate charged by the group? Indicate the interest rate as a percentage.</w:t>
            </w:r>
          </w:p>
        </w:tc>
        <w:tc>
          <w:tcPr>
            <w:tcW w:w="2664" w:type="dxa"/>
          </w:tcPr>
          <w:p w:rsidR="00B171AB" w:rsidRDefault="00EB7BFA">
            <w:r>
              <w:t>Other</w:t>
            </w:r>
          </w:p>
          <w:p w:rsidR="00B171AB" w:rsidRDefault="00EB7BFA">
            <w:r>
              <w:t>I don’t know</w:t>
            </w:r>
          </w:p>
        </w:tc>
      </w:tr>
      <w:tr w:rsidR="002632DA" w:rsidTr="006E4C30">
        <w:tc>
          <w:tcPr>
            <w:tcW w:w="8613" w:type="dxa"/>
            <w:gridSpan w:val="3"/>
          </w:tcPr>
          <w:p w:rsidR="002632DA" w:rsidRDefault="00F245AA">
            <w:r>
              <w:lastRenderedPageBreak/>
              <w:drawing>
                <wp:inline distT="0" distB="0" distL="0" distR="0">
                  <wp:extent cx="5271770" cy="3681730"/>
                  <wp:effectExtent l="0" t="0" r="0" b="0"/>
                  <wp:docPr id="499" name="Picture 499" descr="in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int 45"/>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681730"/>
                          </a:xfrm>
                          <a:prstGeom prst="rect">
                            <a:avLst/>
                          </a:prstGeom>
                          <a:noFill/>
                          <a:ln>
                            <a:noFill/>
                          </a:ln>
                        </pic:spPr>
                      </pic:pic>
                    </a:graphicData>
                  </a:graphic>
                </wp:inline>
              </w:drawing>
            </w:r>
            <w:r>
              <w:drawing>
                <wp:inline distT="0" distB="0" distL="0" distR="0">
                  <wp:extent cx="5271770" cy="3705225"/>
                  <wp:effectExtent l="0" t="0" r="0" b="0"/>
                  <wp:docPr id="500" name="Picture 500" descr="int 45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int 45 -01"/>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705225"/>
                          </a:xfrm>
                          <a:prstGeom prst="rect">
                            <a:avLst/>
                          </a:prstGeom>
                          <a:noFill/>
                          <a:ln>
                            <a:noFill/>
                          </a:ln>
                        </pic:spPr>
                      </pic:pic>
                    </a:graphicData>
                  </a:graphic>
                </wp:inline>
              </w:drawing>
            </w:r>
          </w:p>
        </w:tc>
      </w:tr>
      <w:tr w:rsidR="002632DA" w:rsidTr="006E4C30">
        <w:tc>
          <w:tcPr>
            <w:tcW w:w="8613" w:type="dxa"/>
            <w:gridSpan w:val="3"/>
          </w:tcPr>
          <w:p w:rsidR="00BC241C" w:rsidRDefault="002632DA" w:rsidP="00BC241C">
            <w:pPr>
              <w:jc w:val="right"/>
              <w:rPr>
                <w:ins w:id="74" w:author="admin 2" w:date="2019-06-22T21:12:00Z"/>
              </w:rPr>
              <w:pPrChange w:id="75" w:author="admin 2" w:date="2019-06-22T21:12:00Z">
                <w:pPr/>
              </w:pPrChange>
            </w:pPr>
            <w:del w:id="76" w:author="admin 2" w:date="2019-06-22T21:10:00Z">
              <w:r w:rsidDel="00BC241C">
                <w:rPr>
                  <w:rFonts w:hint="cs"/>
                  <w:rtl/>
                </w:rPr>
                <w:delText>In Mali</w:delText>
              </w:r>
              <w:r w:rsidR="00F245AA" w:rsidDel="00BC241C">
                <w:rPr>
                  <w:rtl/>
                </w:rPr>
                <w:delText>,</w:delText>
              </w:r>
              <w:r w:rsidDel="00BC241C">
                <w:rPr>
                  <w:rFonts w:hint="cs"/>
                  <w:rtl/>
                </w:rPr>
                <w:delText xml:space="preserve"> a majority of groups charge 10% </w:delText>
              </w:r>
              <w:r w:rsidR="006E4C30" w:rsidDel="00BC241C">
                <w:rPr>
                  <w:rFonts w:hint="cs"/>
                  <w:rtl/>
                </w:rPr>
                <w:delText xml:space="preserve"> with very little variability for Mali. In uganda also most groups charge 10% for the loans but there are a significant group that charges less than ten percent,specifically 5% .</w:delText>
              </w:r>
            </w:del>
            <w:ins w:id="77" w:author="admin 2" w:date="2019-06-22T21:12:00Z">
              <w:r w:rsidR="00BC241C">
                <w:t xml:space="preserve"> In Uganda the most common rule amongst groups was “no more than three times savings amount” and the second most mentioned rules were “attendance of group meetings” and “sound plan for hte money”.</w:t>
              </w:r>
            </w:ins>
          </w:p>
          <w:p w:rsidR="002632DA" w:rsidRDefault="00BC241C" w:rsidP="00BC241C">
            <w:pPr>
              <w:jc w:val="right"/>
              <w:pPrChange w:id="78" w:author="admin 2" w:date="2019-06-22T21:12:00Z">
                <w:pPr/>
              </w:pPrChange>
            </w:pPr>
            <w:ins w:id="79" w:author="admin 2" w:date="2019-06-22T21:12:00Z">
              <w:r>
                <w:t>In Mali practically all the groups charge 10% interest with just a handful of groups deviating from this interst rate. In Uganda almost as many groups charge 5% as 10% and a few groups (2) don’t charge interest.</w:t>
              </w:r>
            </w:ins>
          </w:p>
        </w:tc>
      </w:tr>
      <w:tr w:rsidR="00306F2E" w:rsidTr="006E4C30">
        <w:tc>
          <w:tcPr>
            <w:tcW w:w="2055" w:type="dxa"/>
          </w:tcPr>
          <w:p w:rsidR="00B171AB" w:rsidRDefault="00EB7BFA">
            <w:r>
              <w:t>46</w:t>
            </w:r>
          </w:p>
        </w:tc>
        <w:tc>
          <w:tcPr>
            <w:tcW w:w="3894" w:type="dxa"/>
          </w:tcPr>
          <w:p w:rsidR="00B171AB" w:rsidRDefault="00EB7BFA">
            <w:r>
              <w:t>How is the interest calculated/applied?</w:t>
            </w:r>
          </w:p>
        </w:tc>
        <w:tc>
          <w:tcPr>
            <w:tcW w:w="2664" w:type="dxa"/>
          </w:tcPr>
          <w:p w:rsidR="00B171AB" w:rsidRDefault="00EB7BFA">
            <w:r>
              <w:t>Charged one time, on the loan amount</w:t>
            </w:r>
          </w:p>
          <w:p w:rsidR="00B171AB" w:rsidRDefault="00EB7BFA">
            <w:r>
              <w:t xml:space="preserve">Charged each month, on </w:t>
            </w:r>
            <w:r>
              <w:lastRenderedPageBreak/>
              <w:t>the loan amount</w:t>
            </w:r>
          </w:p>
          <w:p w:rsidR="00B171AB" w:rsidRDefault="00EB7BFA">
            <w:r>
              <w:t>Charged each month, on the balance of the loan</w:t>
            </w:r>
          </w:p>
          <w:p w:rsidR="00B171AB" w:rsidRDefault="00EB7BFA">
            <w:r>
              <w:t>Other (specify)</w:t>
            </w:r>
          </w:p>
          <w:p w:rsidR="00B171AB" w:rsidRDefault="00EB7BFA">
            <w:r>
              <w:t>I don’t know</w:t>
            </w:r>
          </w:p>
        </w:tc>
      </w:tr>
      <w:tr w:rsidR="002632DA" w:rsidTr="006E4C30">
        <w:tc>
          <w:tcPr>
            <w:tcW w:w="8613" w:type="dxa"/>
            <w:gridSpan w:val="3"/>
          </w:tcPr>
          <w:p w:rsidR="002632DA" w:rsidRDefault="00F245AA">
            <w:r>
              <w:lastRenderedPageBreak/>
              <w:drawing>
                <wp:inline distT="0" distB="0" distL="0" distR="0">
                  <wp:extent cx="5271770" cy="3697605"/>
                  <wp:effectExtent l="0" t="0" r="0" b="0"/>
                  <wp:docPr id="501" name="Picture 501" descr="In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Int 46"/>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697605"/>
                          </a:xfrm>
                          <a:prstGeom prst="rect">
                            <a:avLst/>
                          </a:prstGeom>
                          <a:noFill/>
                          <a:ln>
                            <a:noFill/>
                          </a:ln>
                        </pic:spPr>
                      </pic:pic>
                    </a:graphicData>
                  </a:graphic>
                </wp:inline>
              </w:drawing>
            </w:r>
            <w:commentRangeStart w:id="80"/>
            <w:r>
              <w:drawing>
                <wp:inline distT="0" distB="0" distL="0" distR="0">
                  <wp:extent cx="5271770" cy="3713480"/>
                  <wp:effectExtent l="0" t="0" r="0" b="0"/>
                  <wp:docPr id="502" name="Picture 502" descr="int 46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int 46 -01"/>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713480"/>
                          </a:xfrm>
                          <a:prstGeom prst="rect">
                            <a:avLst/>
                          </a:prstGeom>
                          <a:noFill/>
                          <a:ln>
                            <a:noFill/>
                          </a:ln>
                        </pic:spPr>
                      </pic:pic>
                    </a:graphicData>
                  </a:graphic>
                </wp:inline>
              </w:drawing>
            </w:r>
            <w:commentRangeEnd w:id="80"/>
            <w:r w:rsidR="00BC241C">
              <w:rPr>
                <w:rStyle w:val="CommentReference"/>
              </w:rPr>
              <w:commentReference w:id="80"/>
            </w:r>
          </w:p>
        </w:tc>
      </w:tr>
      <w:tr w:rsidR="002632DA" w:rsidTr="006E4C30">
        <w:tc>
          <w:tcPr>
            <w:tcW w:w="8613" w:type="dxa"/>
            <w:gridSpan w:val="3"/>
          </w:tcPr>
          <w:p w:rsidR="00F245AA" w:rsidDel="00BC241C" w:rsidRDefault="00F245AA" w:rsidP="00B32625">
            <w:pPr>
              <w:jc w:val="right"/>
              <w:rPr>
                <w:del w:id="81" w:author="admin 2" w:date="2019-06-22T21:14:00Z"/>
              </w:rPr>
              <w:pPrChange w:id="82" w:author="admin 2" w:date="2019-06-22T21:18:00Z">
                <w:pPr/>
              </w:pPrChange>
            </w:pPr>
            <w:r>
              <w:t xml:space="preserve">In </w:t>
            </w:r>
            <w:del w:id="83" w:author="admin 2" w:date="2019-06-22T21:14:00Z">
              <w:r w:rsidDel="00BC241C">
                <w:delText xml:space="preserve">Mali and </w:delText>
              </w:r>
            </w:del>
            <w:ins w:id="84" w:author="admin 2" w:date="2019-06-22T21:16:00Z">
              <w:r w:rsidR="00BC241C">
                <w:t>Mali</w:t>
              </w:r>
            </w:ins>
            <w:del w:id="85" w:author="admin 2" w:date="2019-06-22T21:16:00Z">
              <w:r w:rsidDel="00BC241C">
                <w:delText>Uga</w:delText>
              </w:r>
            </w:del>
            <w:del w:id="86" w:author="admin 2" w:date="2019-06-22T21:15:00Z">
              <w:r w:rsidDel="00BC241C">
                <w:delText>nda</w:delText>
              </w:r>
            </w:del>
            <w:r>
              <w:t>, most groups charge their loans each month</w:t>
            </w:r>
            <w:ins w:id="87" w:author="admin 2" w:date="2019-06-22T21:14:00Z">
              <w:r w:rsidR="00BC241C">
                <w:t xml:space="preserve"> on the original loan amount</w:t>
              </w:r>
            </w:ins>
            <w:r>
              <w:t>.</w:t>
            </w:r>
            <w:ins w:id="88" w:author="admin 2" w:date="2019-06-22T21:14:00Z">
              <w:r w:rsidR="00BC241C">
                <w:t xml:space="preserve"> In </w:t>
              </w:r>
            </w:ins>
            <w:ins w:id="89" w:author="admin 2" w:date="2019-06-22T21:16:00Z">
              <w:r w:rsidR="00BC241C">
                <w:t>Uganda</w:t>
              </w:r>
            </w:ins>
            <w:ins w:id="90" w:author="admin 2" w:date="2019-06-22T21:14:00Z">
              <w:r w:rsidR="00BC241C">
                <w:t xml:space="preserve"> groups are</w:t>
              </w:r>
            </w:ins>
            <w:ins w:id="91" w:author="admin 2" w:date="2019-06-22T21:17:00Z">
              <w:r w:rsidR="00BC241C">
                <w:t xml:space="preserve"> almost</w:t>
              </w:r>
            </w:ins>
            <w:ins w:id="92" w:author="admin 2" w:date="2019-06-22T21:14:00Z">
              <w:r w:rsidR="00BC241C">
                <w:t xml:space="preserve"> as likely to </w:t>
              </w:r>
            </w:ins>
            <w:ins w:id="93" w:author="admin 2" w:date="2019-06-22T21:16:00Z">
              <w:r w:rsidR="00BC241C">
                <w:t>‘</w:t>
              </w:r>
            </w:ins>
            <w:ins w:id="94" w:author="admin 2" w:date="2019-06-22T21:14:00Z">
              <w:r w:rsidR="00BC241C">
                <w:t>charge each month on the original loan amount</w:t>
              </w:r>
            </w:ins>
            <w:ins w:id="95" w:author="admin 2" w:date="2019-06-22T21:16:00Z">
              <w:r w:rsidR="00BC241C">
                <w:t>’</w:t>
              </w:r>
            </w:ins>
            <w:ins w:id="96" w:author="admin 2" w:date="2019-06-22T21:14:00Z">
              <w:r w:rsidR="00BC241C">
                <w:t xml:space="preserve"> (</w:t>
              </w:r>
            </w:ins>
            <w:del w:id="97" w:author="admin 2" w:date="2019-06-22T21:14:00Z">
              <w:r w:rsidDel="00BC241C">
                <w:delText xml:space="preserve"> </w:delText>
              </w:r>
            </w:del>
          </w:p>
          <w:p w:rsidR="00F245AA" w:rsidRDefault="00BC241C" w:rsidP="00B32625">
            <w:pPr>
              <w:jc w:val="right"/>
              <w:pPrChange w:id="98" w:author="admin 2" w:date="2019-06-22T21:18:00Z">
                <w:pPr/>
              </w:pPrChange>
            </w:pPr>
            <w:ins w:id="99" w:author="admin 2" w:date="2019-06-22T21:17:00Z">
              <w:r>
                <w:t>4</w:t>
              </w:r>
            </w:ins>
            <w:del w:id="100" w:author="admin 2" w:date="2019-06-22T21:17:00Z">
              <w:r w:rsidR="00F245AA" w:rsidDel="00BC241C">
                <w:delText>3</w:delText>
              </w:r>
            </w:del>
            <w:r w:rsidR="00F245AA">
              <w:t>7% of the groups</w:t>
            </w:r>
            <w:ins w:id="101" w:author="admin 2" w:date="2019-06-22T21:14:00Z">
              <w:r>
                <w:t>) as</w:t>
              </w:r>
            </w:ins>
            <w:ins w:id="102" w:author="admin 2" w:date="2019-06-22T21:15:00Z">
              <w:r>
                <w:t xml:space="preserve"> </w:t>
              </w:r>
            </w:ins>
            <w:ins w:id="103" w:author="admin 2" w:date="2019-06-22T21:16:00Z">
              <w:r>
                <w:t>‘</w:t>
              </w:r>
            </w:ins>
            <w:ins w:id="104" w:author="admin 2" w:date="2019-06-22T21:15:00Z">
              <w:r>
                <w:t xml:space="preserve">charged </w:t>
              </w:r>
            </w:ins>
            <w:ins w:id="105" w:author="admin 2" w:date="2019-06-22T21:16:00Z">
              <w:r>
                <w:t>each</w:t>
              </w:r>
            </w:ins>
            <w:ins w:id="106" w:author="admin 2" w:date="2019-06-22T21:15:00Z">
              <w:r>
                <w:t xml:space="preserve"> month on the loan bala</w:t>
              </w:r>
            </w:ins>
            <w:ins w:id="107" w:author="admin 2" w:date="2019-06-22T21:16:00Z">
              <w:r>
                <w:t>n</w:t>
              </w:r>
            </w:ins>
            <w:ins w:id="108" w:author="admin 2" w:date="2019-06-22T21:15:00Z">
              <w:r>
                <w:t>ce</w:t>
              </w:r>
            </w:ins>
            <w:ins w:id="109" w:author="admin 2" w:date="2019-06-22T21:16:00Z">
              <w:r>
                <w:t>’</w:t>
              </w:r>
              <w:r>
                <w:t xml:space="preserve"> (3</w:t>
              </w:r>
            </w:ins>
            <w:ins w:id="110" w:author="admin 2" w:date="2019-06-22T21:17:00Z">
              <w:r>
                <w:t>9</w:t>
              </w:r>
            </w:ins>
            <w:ins w:id="111" w:author="admin 2" w:date="2019-06-22T21:16:00Z">
              <w:r>
                <w:t>%)</w:t>
              </w:r>
            </w:ins>
            <w:ins w:id="112" w:author="admin 2" w:date="2019-06-22T21:15:00Z">
              <w:r>
                <w:t>. I</w:t>
              </w:r>
            </w:ins>
            <w:del w:id="113" w:author="admin 2" w:date="2019-06-22T21:15:00Z">
              <w:r w:rsidR="00F245AA" w:rsidDel="00BC241C">
                <w:delText xml:space="preserve"> i</w:delText>
              </w:r>
            </w:del>
            <w:r w:rsidR="00F245AA">
              <w:t>n Mali charge 1 time</w:t>
            </w:r>
            <w:ins w:id="114" w:author="admin 2" w:date="2019-06-22T21:17:00Z">
              <w:r>
                <w:t xml:space="preserve"> is quite common (37%)</w:t>
              </w:r>
              <w:r w:rsidR="003C2485">
                <w:t xml:space="preserve"> while this is relatively rare</w:t>
              </w:r>
            </w:ins>
            <w:del w:id="115" w:author="admin 2" w:date="2019-06-22T21:17:00Z">
              <w:r w:rsidR="00F245AA" w:rsidDel="003C2485">
                <w:delText xml:space="preserve"> and </w:delText>
              </w:r>
            </w:del>
            <w:del w:id="116" w:author="admin 2" w:date="2019-06-22T21:18:00Z">
              <w:r w:rsidR="00F245AA" w:rsidDel="003C2485">
                <w:delText>14.1</w:delText>
              </w:r>
            </w:del>
            <w:r w:rsidR="00F245AA">
              <w:t xml:space="preserve"> in Uganda</w:t>
            </w:r>
            <w:ins w:id="117" w:author="admin 2" w:date="2019-06-22T21:18:00Z">
              <w:r w:rsidR="003C2485">
                <w:t xml:space="preserve"> (14.1%)</w:t>
              </w:r>
            </w:ins>
            <w:del w:id="118" w:author="admin 2" w:date="2019-06-22T21:18:00Z">
              <w:r w:rsidR="00F245AA" w:rsidDel="003C2485">
                <w:delText xml:space="preserve"> do the same</w:delText>
              </w:r>
            </w:del>
            <w:r w:rsidR="00F245AA">
              <w:t xml:space="preserve">. </w:t>
            </w:r>
          </w:p>
          <w:p w:rsidR="002632DA" w:rsidRDefault="00F245AA" w:rsidP="00B32625">
            <w:pPr>
              <w:jc w:val="right"/>
              <w:pPrChange w:id="119" w:author="admin 2" w:date="2019-06-22T21:18:00Z">
                <w:pPr/>
              </w:pPrChange>
            </w:pPr>
            <w:r>
              <w:lastRenderedPageBreak/>
              <w:t>Some groups charge the loans monthly on the loan balance mostly in Uganda:38% and 5% in Mali.</w:t>
            </w:r>
          </w:p>
        </w:tc>
      </w:tr>
      <w:tr w:rsidR="00306F2E" w:rsidTr="006E4C30">
        <w:tc>
          <w:tcPr>
            <w:tcW w:w="2055" w:type="dxa"/>
          </w:tcPr>
          <w:p w:rsidR="00B171AB" w:rsidRDefault="00EB7BFA">
            <w:r>
              <w:lastRenderedPageBreak/>
              <w:t>47</w:t>
            </w:r>
          </w:p>
        </w:tc>
        <w:tc>
          <w:tcPr>
            <w:tcW w:w="3894" w:type="dxa"/>
          </w:tcPr>
          <w:p w:rsidR="00B171AB" w:rsidRDefault="00EB7BFA">
            <w:r>
              <w:t>What do you think about the amount of money available for loans?</w:t>
            </w:r>
          </w:p>
        </w:tc>
        <w:tc>
          <w:tcPr>
            <w:tcW w:w="2664" w:type="dxa"/>
          </w:tcPr>
          <w:p w:rsidR="00B171AB" w:rsidRDefault="00EB7BFA">
            <w:r>
              <w:t>There are always more people interested to take a loan than the available loan funds</w:t>
            </w:r>
          </w:p>
          <w:p w:rsidR="00B171AB" w:rsidRDefault="00EB7BFA">
            <w:r>
              <w:t>There are sometimes more loan applications than available loan funds</w:t>
            </w:r>
          </w:p>
          <w:p w:rsidR="00B171AB" w:rsidRDefault="00EB7BFA">
            <w:r>
              <w:t>There is always more available loan funds than the demand for loans</w:t>
            </w:r>
          </w:p>
          <w:p w:rsidR="00B171AB" w:rsidRDefault="00EB7BFA">
            <w:r>
              <w:t>It varies, sometimes more funds, sometimes more loan applications</w:t>
            </w:r>
          </w:p>
          <w:p w:rsidR="00B171AB" w:rsidRDefault="00EB7BFA">
            <w:r>
              <w:t>Other (specify)</w:t>
            </w:r>
          </w:p>
          <w:p w:rsidR="00B171AB" w:rsidRDefault="00EB7BFA">
            <w:r>
              <w:t>I don’t know</w:t>
            </w:r>
          </w:p>
        </w:tc>
      </w:tr>
      <w:tr w:rsidR="00DC5F92" w:rsidTr="006E4C30">
        <w:tc>
          <w:tcPr>
            <w:tcW w:w="8613" w:type="dxa"/>
            <w:gridSpan w:val="3"/>
          </w:tcPr>
          <w:p w:rsidR="00DC5F92" w:rsidRDefault="00F245AA">
            <w:r>
              <w:drawing>
                <wp:inline distT="0" distB="0" distL="0" distR="0">
                  <wp:extent cx="5271770" cy="3633470"/>
                  <wp:effectExtent l="0" t="0" r="0" b="0"/>
                  <wp:docPr id="503" name="Picture 503" descr="In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Int 47"/>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633470"/>
                          </a:xfrm>
                          <a:prstGeom prst="rect">
                            <a:avLst/>
                          </a:prstGeom>
                          <a:noFill/>
                          <a:ln>
                            <a:noFill/>
                          </a:ln>
                        </pic:spPr>
                      </pic:pic>
                    </a:graphicData>
                  </a:graphic>
                </wp:inline>
              </w:drawing>
            </w:r>
            <w:r>
              <w:lastRenderedPageBreak/>
              <w:drawing>
                <wp:inline distT="0" distB="0" distL="0" distR="0">
                  <wp:extent cx="5263515" cy="3721100"/>
                  <wp:effectExtent l="0" t="0" r="0" b="0"/>
                  <wp:docPr id="504" name="Picture 504" descr="int 47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int 47 -1"/>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3515" cy="3721100"/>
                          </a:xfrm>
                          <a:prstGeom prst="rect">
                            <a:avLst/>
                          </a:prstGeom>
                          <a:noFill/>
                          <a:ln>
                            <a:noFill/>
                          </a:ln>
                        </pic:spPr>
                      </pic:pic>
                    </a:graphicData>
                  </a:graphic>
                </wp:inline>
              </w:drawing>
            </w:r>
          </w:p>
        </w:tc>
      </w:tr>
      <w:tr w:rsidR="00DC5F92" w:rsidTr="006E4C30">
        <w:tc>
          <w:tcPr>
            <w:tcW w:w="8613" w:type="dxa"/>
            <w:gridSpan w:val="3"/>
          </w:tcPr>
          <w:p w:rsidR="00F245AA" w:rsidRDefault="00F245AA" w:rsidP="00DD4B37">
            <w:pPr>
              <w:jc w:val="right"/>
              <w:pPrChange w:id="120" w:author="admin 2" w:date="2019-06-22T21:38:00Z">
                <w:pPr/>
              </w:pPrChange>
            </w:pPr>
            <w:r>
              <w:lastRenderedPageBreak/>
              <w:t xml:space="preserve">In </w:t>
            </w:r>
            <w:del w:id="121" w:author="admin 2" w:date="2019-06-22T21:19:00Z">
              <w:r w:rsidDel="00B32625">
                <w:delText xml:space="preserve">both </w:delText>
              </w:r>
            </w:del>
            <w:r>
              <w:t xml:space="preserve">Uganda </w:t>
            </w:r>
            <w:del w:id="122" w:author="admin 2" w:date="2019-06-22T21:19:00Z">
              <w:r w:rsidDel="00B32625">
                <w:delText>and Mali,</w:delText>
              </w:r>
            </w:del>
            <w:ins w:id="123" w:author="admin 2" w:date="2019-06-22T21:19:00Z">
              <w:r w:rsidR="00B32625">
                <w:t>the most common answer for groups was</w:t>
              </w:r>
            </w:ins>
            <w:r>
              <w:t xml:space="preserve"> </w:t>
            </w:r>
            <w:ins w:id="124" w:author="admin 2" w:date="2019-06-22T21:19:00Z">
              <w:r w:rsidR="00B32625">
                <w:t>‘</w:t>
              </w:r>
            </w:ins>
            <w:r>
              <w:t xml:space="preserve">there are always more people interested in loans than the available </w:t>
            </w:r>
            <w:commentRangeStart w:id="125"/>
            <w:r>
              <w:t>funds</w:t>
            </w:r>
            <w:commentRangeEnd w:id="125"/>
            <w:r w:rsidR="00B32625">
              <w:rPr>
                <w:rStyle w:val="CommentReference"/>
              </w:rPr>
              <w:commentReference w:id="125"/>
            </w:r>
            <w:ins w:id="126" w:author="admin 2" w:date="2019-06-22T21:19:00Z">
              <w:r w:rsidR="00B32625">
                <w:t>’</w:t>
              </w:r>
            </w:ins>
            <w:ins w:id="127" w:author="admin 2" w:date="2019-06-22T21:36:00Z">
              <w:r w:rsidR="00DD4B37">
                <w:t xml:space="preserve"> and secondly </w:t>
              </w:r>
              <w:r w:rsidR="00DD4B37">
                <w:t>‘</w:t>
              </w:r>
              <w:r w:rsidR="00DD4B37">
                <w:t>other</w:t>
              </w:r>
              <w:r w:rsidR="00DD4B37">
                <w:t>’</w:t>
              </w:r>
              <w:r w:rsidR="00DD4B37">
                <w:t xml:space="preserve"> (still to be analyzed) and thirdly </w:t>
              </w:r>
              <w:r w:rsidR="00DD4B37">
                <w:t>‘</w:t>
              </w:r>
              <w:r w:rsidR="00DD4B37">
                <w:t>there are sometimes more people interested in loans than the available funds</w:t>
              </w:r>
              <w:r w:rsidR="00DD4B37">
                <w:t>’</w:t>
              </w:r>
            </w:ins>
            <w:del w:id="128" w:author="admin 2" w:date="2019-06-22T21:19:00Z">
              <w:r w:rsidDel="00B32625">
                <w:delText xml:space="preserve"> for most groups</w:delText>
              </w:r>
            </w:del>
            <w:r>
              <w:t>.</w:t>
            </w:r>
          </w:p>
          <w:p w:rsidR="00DC5F92" w:rsidRDefault="00F245AA" w:rsidP="00DD4B37">
            <w:pPr>
              <w:jc w:val="right"/>
              <w:pPrChange w:id="129" w:author="admin 2" w:date="2019-06-22T21:38:00Z">
                <w:pPr/>
              </w:pPrChange>
            </w:pPr>
            <w:r>
              <w:t xml:space="preserve"> </w:t>
            </w:r>
            <w:ins w:id="130" w:author="admin 2" w:date="2019-06-22T21:37:00Z">
              <w:r w:rsidR="00DD4B37">
                <w:t>In Mali t</w:t>
              </w:r>
            </w:ins>
            <w:del w:id="131" w:author="admin 2" w:date="2019-06-22T21:37:00Z">
              <w:r w:rsidDel="00DD4B37">
                <w:delText>T</w:delText>
              </w:r>
            </w:del>
            <w:r>
              <w:t>he situation</w:t>
            </w:r>
            <w:del w:id="132" w:author="admin 2" w:date="2019-06-22T21:37:00Z">
              <w:r w:rsidDel="00DD4B37">
                <w:delText xml:space="preserve"> does</w:delText>
              </w:r>
            </w:del>
            <w:r>
              <w:t xml:space="preserve"> var</w:t>
            </w:r>
            <w:ins w:id="133" w:author="admin 2" w:date="2019-06-22T21:37:00Z">
              <w:r w:rsidR="00DD4B37">
                <w:t>ies</w:t>
              </w:r>
            </w:ins>
            <w:del w:id="134" w:author="admin 2" w:date="2019-06-22T21:37:00Z">
              <w:r w:rsidDel="00DD4B37">
                <w:delText>y</w:delText>
              </w:r>
            </w:del>
            <w:r>
              <w:t xml:space="preserve"> with </w:t>
            </w:r>
            <w:ins w:id="135" w:author="admin 2" w:date="2019-06-22T21:37:00Z">
              <w:r w:rsidR="00DD4B37">
                <w:t xml:space="preserve">about one-third of the groups </w:t>
              </w:r>
              <w:r w:rsidR="00DD4B37">
                <w:t>‘</w:t>
              </w:r>
              <w:r w:rsidR="00DD4B37">
                <w:t>always more people interested</w:t>
              </w:r>
              <w:r w:rsidR="00DD4B37">
                <w:t>’</w:t>
              </w:r>
              <w:r w:rsidR="00DD4B37">
                <w:t xml:space="preserve"> and one-third of the groups </w:t>
              </w:r>
              <w:r w:rsidR="00DD4B37">
                <w:t>‘</w:t>
              </w:r>
              <w:r w:rsidR="00DD4B37">
                <w:t>sometimes more people interested</w:t>
              </w:r>
              <w:r w:rsidR="00DD4B37">
                <w:t>’</w:t>
              </w:r>
              <w:r w:rsidR="00DD4B37">
                <w:t>. I</w:t>
              </w:r>
            </w:ins>
            <w:ins w:id="136" w:author="admin 2" w:date="2019-06-22T21:38:00Z">
              <w:r w:rsidR="00DD4B37">
                <w:t xml:space="preserve">n some 30% of the groups in Mali there is always more available loan fund than people wanting to take loans. </w:t>
              </w:r>
            </w:ins>
            <w:del w:id="137" w:author="admin 2" w:date="2019-06-22T21:38:00Z">
              <w:r w:rsidDel="00DD4B37">
                <w:delText>some groups having more money than demand for loans and a few groups have had more applications than available funds though only sometimes.</w:delText>
              </w:r>
            </w:del>
          </w:p>
        </w:tc>
      </w:tr>
      <w:tr w:rsidR="00306F2E" w:rsidTr="006E4C30">
        <w:tc>
          <w:tcPr>
            <w:tcW w:w="2055" w:type="dxa"/>
          </w:tcPr>
          <w:p w:rsidR="00B171AB" w:rsidRDefault="00EB7BFA">
            <w:r>
              <w:t>48</w:t>
            </w:r>
          </w:p>
        </w:tc>
        <w:tc>
          <w:tcPr>
            <w:tcW w:w="3894" w:type="dxa"/>
          </w:tcPr>
          <w:p w:rsidR="00B171AB" w:rsidRDefault="00EB7BFA">
            <w:r>
              <w:t>If there is cash left over at the end of a meeting, what happens?</w:t>
            </w:r>
          </w:p>
        </w:tc>
        <w:tc>
          <w:tcPr>
            <w:tcW w:w="2664" w:type="dxa"/>
          </w:tcPr>
          <w:p w:rsidR="00B171AB" w:rsidRDefault="00EB7BFA">
            <w:r>
              <w:t xml:space="preserve">The money stays in the group until </w:t>
            </w:r>
            <w:r w:rsidR="00F245AA">
              <w:t xml:space="preserve">the </w:t>
            </w:r>
            <w:r>
              <w:t>next meeting</w:t>
            </w:r>
          </w:p>
          <w:p w:rsidR="00B171AB" w:rsidRDefault="00EB7BFA">
            <w:r>
              <w:t>Members are obligated to borrow the money</w:t>
            </w:r>
          </w:p>
          <w:p w:rsidR="00B171AB" w:rsidRDefault="00EB7BFA">
            <w:r>
              <w:t>The funds are deposited in a (bank-)account</w:t>
            </w:r>
          </w:p>
          <w:p w:rsidR="00B171AB" w:rsidRDefault="00EB7BFA">
            <w:r>
              <w:t>Other (specify)</w:t>
            </w:r>
          </w:p>
          <w:p w:rsidR="00B171AB" w:rsidRDefault="00EB7BFA">
            <w:r>
              <w:t>This situation has never happened</w:t>
            </w:r>
          </w:p>
          <w:p w:rsidR="00B171AB" w:rsidRDefault="00EB7BFA">
            <w:r>
              <w:t>I don’t know</w:t>
            </w:r>
          </w:p>
        </w:tc>
      </w:tr>
      <w:tr w:rsidR="00DC5F92" w:rsidTr="006E4C30">
        <w:tc>
          <w:tcPr>
            <w:tcW w:w="8613" w:type="dxa"/>
            <w:gridSpan w:val="3"/>
          </w:tcPr>
          <w:p w:rsidR="00DC5F92" w:rsidRDefault="00F245AA">
            <w:r>
              <w:lastRenderedPageBreak/>
              <w:drawing>
                <wp:inline distT="0" distB="0" distL="0" distR="0">
                  <wp:extent cx="5263515" cy="3609975"/>
                  <wp:effectExtent l="0" t="0" r="0" b="0"/>
                  <wp:docPr id="505" name="Picture 505" descr="in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int 48"/>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3515" cy="3609975"/>
                          </a:xfrm>
                          <a:prstGeom prst="rect">
                            <a:avLst/>
                          </a:prstGeom>
                          <a:noFill/>
                          <a:ln>
                            <a:noFill/>
                          </a:ln>
                        </pic:spPr>
                      </pic:pic>
                    </a:graphicData>
                  </a:graphic>
                </wp:inline>
              </w:drawing>
            </w:r>
            <w:r>
              <w:drawing>
                <wp:inline distT="0" distB="0" distL="0" distR="0">
                  <wp:extent cx="5271770" cy="3554095"/>
                  <wp:effectExtent l="0" t="0" r="0" b="0"/>
                  <wp:docPr id="506" name="Picture 506" descr="int 4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int 48 -1"/>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554095"/>
                          </a:xfrm>
                          <a:prstGeom prst="rect">
                            <a:avLst/>
                          </a:prstGeom>
                          <a:noFill/>
                          <a:ln>
                            <a:noFill/>
                          </a:ln>
                        </pic:spPr>
                      </pic:pic>
                    </a:graphicData>
                  </a:graphic>
                </wp:inline>
              </w:drawing>
            </w:r>
          </w:p>
        </w:tc>
      </w:tr>
      <w:tr w:rsidR="00DC5F92" w:rsidTr="006E4C30">
        <w:tc>
          <w:tcPr>
            <w:tcW w:w="8613" w:type="dxa"/>
            <w:gridSpan w:val="3"/>
          </w:tcPr>
          <w:p w:rsidR="00DC5F92" w:rsidRDefault="00DD4B37" w:rsidP="00DD4B37">
            <w:pPr>
              <w:jc w:val="right"/>
              <w:pPrChange w:id="138" w:author="admin 2" w:date="2019-06-22T21:44:00Z">
                <w:pPr/>
              </w:pPrChange>
            </w:pPr>
            <w:ins w:id="139" w:author="admin 2" w:date="2019-06-22T21:43:00Z">
              <w:r>
                <w:t>If there is cash left at the end of the meeting, in most groups the cash remains in the group’s box between meetings, both in Uganda and Mali. However, in Uganda there are some exceptions. In 19 groups the members are obliged to take a loan. In 17 groups this situation of cash left has never happened yet. There are quite a number of groups who are depositing that balance in a bank account (10 groups).</w:t>
              </w:r>
            </w:ins>
            <w:del w:id="140" w:author="admin 2" w:date="2019-06-22T21:43:00Z">
              <w:r w:rsidR="00DC5F92" w:rsidDel="00DD4B37">
                <w:rPr>
                  <w:rFonts w:hint="cs"/>
                  <w:rtl/>
                </w:rPr>
                <w:delText>In Uganda</w:delText>
              </w:r>
              <w:r w:rsidR="00F245AA" w:rsidDel="00DD4B37">
                <w:rPr>
                  <w:rtl/>
                </w:rPr>
                <w:delText>,</w:delText>
              </w:r>
              <w:r w:rsidR="00DC5F92" w:rsidDel="00DD4B37">
                <w:rPr>
                  <w:rFonts w:hint="cs"/>
                  <w:rtl/>
                </w:rPr>
                <w:delText xml:space="preserve"> most of the cash that remains after the meeting stays within the group.the rest are either deposited in the Bank or borrowed by the members. For Mali</w:delText>
              </w:r>
              <w:r w:rsidR="00F245AA" w:rsidDel="00DD4B37">
                <w:rPr>
                  <w:rtl/>
                </w:rPr>
                <w:delText>,</w:delText>
              </w:r>
              <w:r w:rsidR="00DC5F92" w:rsidDel="00DD4B37">
                <w:rPr>
                  <w:rFonts w:hint="cs"/>
                  <w:rtl/>
                </w:rPr>
                <w:delText xml:space="preserve"> the money is mostly kept within the group until the next meeting.</w:delText>
              </w:r>
            </w:del>
          </w:p>
        </w:tc>
      </w:tr>
      <w:tr w:rsidR="00306F2E" w:rsidTr="006E4C30">
        <w:tc>
          <w:tcPr>
            <w:tcW w:w="2055" w:type="dxa"/>
          </w:tcPr>
          <w:p w:rsidR="00B171AB" w:rsidRDefault="00EB7BFA">
            <w:r>
              <w:t>49</w:t>
            </w:r>
          </w:p>
        </w:tc>
        <w:tc>
          <w:tcPr>
            <w:tcW w:w="3894" w:type="dxa"/>
          </w:tcPr>
          <w:p w:rsidR="00B171AB" w:rsidRDefault="00EB7BFA">
            <w:r>
              <w:t>Who is currently the chairperson?</w:t>
            </w:r>
          </w:p>
        </w:tc>
        <w:tc>
          <w:tcPr>
            <w:tcW w:w="2664" w:type="dxa"/>
          </w:tcPr>
          <w:p w:rsidR="00B171AB" w:rsidRDefault="00B171AB"/>
        </w:tc>
      </w:tr>
      <w:tr w:rsidR="00306F2E" w:rsidTr="006E4C30">
        <w:tc>
          <w:tcPr>
            <w:tcW w:w="2055" w:type="dxa"/>
          </w:tcPr>
          <w:p w:rsidR="00B171AB" w:rsidRDefault="00EB7BFA">
            <w:r>
              <w:t>50</w:t>
            </w:r>
          </w:p>
        </w:tc>
        <w:tc>
          <w:tcPr>
            <w:tcW w:w="3894" w:type="dxa"/>
          </w:tcPr>
          <w:p w:rsidR="00B171AB" w:rsidRDefault="00EB7BFA">
            <w:r>
              <w:t>What is the chairperson’s gender?</w:t>
            </w:r>
          </w:p>
        </w:tc>
        <w:tc>
          <w:tcPr>
            <w:tcW w:w="2664" w:type="dxa"/>
          </w:tcPr>
          <w:p w:rsidR="00B171AB" w:rsidRDefault="00EB7BFA">
            <w:r>
              <w:t>Female</w:t>
            </w:r>
          </w:p>
          <w:p w:rsidR="00B171AB" w:rsidRDefault="00EB7BFA">
            <w:r>
              <w:t>Male</w:t>
            </w:r>
          </w:p>
          <w:p w:rsidR="00B171AB" w:rsidRDefault="00EB7BFA">
            <w:r>
              <w:t>undefined</w:t>
            </w:r>
          </w:p>
          <w:p w:rsidR="00B171AB" w:rsidRDefault="00EB7BFA">
            <w:r>
              <w:t>I don’t know</w:t>
            </w:r>
          </w:p>
        </w:tc>
      </w:tr>
      <w:tr w:rsidR="00DC5F92" w:rsidTr="006E4C30">
        <w:tc>
          <w:tcPr>
            <w:tcW w:w="8613" w:type="dxa"/>
            <w:gridSpan w:val="3"/>
          </w:tcPr>
          <w:p w:rsidR="00036F66" w:rsidRDefault="00F245AA">
            <w:pPr>
              <w:rPr>
                <w:ins w:id="141" w:author="admin 2" w:date="2019-06-22T21:44:00Z"/>
                <w:rtl/>
              </w:rPr>
            </w:pPr>
            <w:r>
              <w:lastRenderedPageBreak/>
              <w:drawing>
                <wp:inline distT="0" distB="0" distL="0" distR="0">
                  <wp:extent cx="5263515" cy="3673475"/>
                  <wp:effectExtent l="0" t="0" r="0" b="0"/>
                  <wp:docPr id="507" name="Picture 507" descr="in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int 50"/>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3515" cy="3673475"/>
                          </a:xfrm>
                          <a:prstGeom prst="rect">
                            <a:avLst/>
                          </a:prstGeom>
                          <a:noFill/>
                          <a:ln>
                            <a:noFill/>
                          </a:ln>
                        </pic:spPr>
                      </pic:pic>
                    </a:graphicData>
                  </a:graphic>
                </wp:inline>
              </w:drawing>
            </w:r>
          </w:p>
          <w:p w:rsidR="00036F66" w:rsidRDefault="00036F66">
            <w:pPr>
              <w:rPr>
                <w:ins w:id="142" w:author="admin 2" w:date="2019-06-22T21:44:00Z"/>
                <w:rtl/>
              </w:rPr>
            </w:pPr>
          </w:p>
          <w:p w:rsidR="00DC5F92" w:rsidRDefault="00F245AA">
            <w:r>
              <w:drawing>
                <wp:inline distT="0" distB="0" distL="0" distR="0">
                  <wp:extent cx="5271770" cy="3681730"/>
                  <wp:effectExtent l="0" t="0" r="0" b="0"/>
                  <wp:docPr id="508" name="Picture 508" descr="Int 5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Int 50 -1"/>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681730"/>
                          </a:xfrm>
                          <a:prstGeom prst="rect">
                            <a:avLst/>
                          </a:prstGeom>
                          <a:noFill/>
                          <a:ln>
                            <a:noFill/>
                          </a:ln>
                        </pic:spPr>
                      </pic:pic>
                    </a:graphicData>
                  </a:graphic>
                </wp:inline>
              </w:drawing>
            </w:r>
          </w:p>
        </w:tc>
      </w:tr>
      <w:tr w:rsidR="00DC5F92" w:rsidTr="006E4C30">
        <w:tc>
          <w:tcPr>
            <w:tcW w:w="8613" w:type="dxa"/>
            <w:gridSpan w:val="3"/>
          </w:tcPr>
          <w:p w:rsidR="00F245AA" w:rsidRDefault="00F245AA" w:rsidP="00036F66">
            <w:pPr>
              <w:jc w:val="right"/>
              <w:pPrChange w:id="143" w:author="admin 2" w:date="2019-06-22T21:45:00Z">
                <w:pPr/>
              </w:pPrChange>
            </w:pPr>
            <w:r>
              <w:t>All the respondents in Mali indicated that the Chairpersons in their respective groups were female</w:t>
            </w:r>
            <w:del w:id="144" w:author="admin 2" w:date="2019-06-22T21:45:00Z">
              <w:r w:rsidDel="00036F66">
                <w:delText>s</w:delText>
              </w:r>
            </w:del>
            <w:r>
              <w:t>.</w:t>
            </w:r>
          </w:p>
          <w:p w:rsidR="00DC5F92" w:rsidRDefault="00F245AA" w:rsidP="00036F66">
            <w:pPr>
              <w:jc w:val="right"/>
              <w:pPrChange w:id="145" w:author="admin 2" w:date="2019-06-22T21:45:00Z">
                <w:pPr/>
              </w:pPrChange>
            </w:pPr>
            <w:r>
              <w:t>In Uganda, the female gender represented 56% of the chairpersons in their groups with the rest being male.</w:t>
            </w:r>
          </w:p>
        </w:tc>
      </w:tr>
      <w:tr w:rsidR="00306F2E" w:rsidTr="006E4C30">
        <w:tc>
          <w:tcPr>
            <w:tcW w:w="2055" w:type="dxa"/>
          </w:tcPr>
          <w:p w:rsidR="00B171AB" w:rsidRDefault="00EB7BFA">
            <w:r>
              <w:t>51</w:t>
            </w:r>
          </w:p>
        </w:tc>
        <w:tc>
          <w:tcPr>
            <w:tcW w:w="3894" w:type="dxa"/>
          </w:tcPr>
          <w:p w:rsidR="00B171AB" w:rsidRDefault="00EB7BFA">
            <w:r>
              <w:t>Could you please give me the chairperson’s phone number?</w:t>
            </w:r>
          </w:p>
        </w:tc>
        <w:tc>
          <w:tcPr>
            <w:tcW w:w="2664" w:type="dxa"/>
          </w:tcPr>
          <w:p w:rsidR="00B171AB" w:rsidRDefault="00EB7BFA">
            <w:r>
              <w:t>I don't know</w:t>
            </w:r>
          </w:p>
          <w:p w:rsidR="00B171AB" w:rsidRDefault="00EB7BFA">
            <w:r>
              <w:t>Does not have a phone number</w:t>
            </w:r>
          </w:p>
        </w:tc>
      </w:tr>
      <w:tr w:rsidR="00306F2E" w:rsidTr="006E4C30">
        <w:tc>
          <w:tcPr>
            <w:tcW w:w="2055" w:type="dxa"/>
          </w:tcPr>
          <w:p w:rsidR="00B171AB" w:rsidRDefault="00EB7BFA">
            <w:r>
              <w:t>52</w:t>
            </w:r>
          </w:p>
        </w:tc>
        <w:tc>
          <w:tcPr>
            <w:tcW w:w="3894" w:type="dxa"/>
          </w:tcPr>
          <w:p w:rsidR="00B171AB" w:rsidRDefault="00EB7BFA">
            <w:r>
              <w:t>What is the gender of the respondent?</w:t>
            </w:r>
          </w:p>
        </w:tc>
        <w:tc>
          <w:tcPr>
            <w:tcW w:w="2664" w:type="dxa"/>
          </w:tcPr>
          <w:p w:rsidR="00B171AB" w:rsidRDefault="00EB7BFA">
            <w:r>
              <w:t>Female</w:t>
            </w:r>
          </w:p>
          <w:p w:rsidR="00B171AB" w:rsidRDefault="00EB7BFA">
            <w:r>
              <w:lastRenderedPageBreak/>
              <w:t>Male</w:t>
            </w:r>
          </w:p>
        </w:tc>
      </w:tr>
      <w:tr w:rsidR="00306F2E" w:rsidTr="006E4C30">
        <w:tc>
          <w:tcPr>
            <w:tcW w:w="8613" w:type="dxa"/>
            <w:gridSpan w:val="3"/>
          </w:tcPr>
          <w:p w:rsidR="00306F2E" w:rsidRDefault="00F245AA">
            <w:r>
              <w:lastRenderedPageBreak/>
              <w:drawing>
                <wp:inline distT="0" distB="0" distL="0" distR="0">
                  <wp:extent cx="5271770" cy="3697605"/>
                  <wp:effectExtent l="0" t="0" r="0" b="0"/>
                  <wp:docPr id="509" name="Picture 509" descr="Int-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Int-52"/>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697605"/>
                          </a:xfrm>
                          <a:prstGeom prst="rect">
                            <a:avLst/>
                          </a:prstGeom>
                          <a:noFill/>
                          <a:ln>
                            <a:noFill/>
                          </a:ln>
                        </pic:spPr>
                      </pic:pic>
                    </a:graphicData>
                  </a:graphic>
                </wp:inline>
              </w:drawing>
            </w:r>
            <w:r>
              <w:drawing>
                <wp:inline distT="0" distB="0" distL="0" distR="0">
                  <wp:extent cx="5263515" cy="3697605"/>
                  <wp:effectExtent l="0" t="0" r="0" b="0"/>
                  <wp:docPr id="510" name="Picture 510" descr="Int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Int 52-1"/>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3515" cy="3697605"/>
                          </a:xfrm>
                          <a:prstGeom prst="rect">
                            <a:avLst/>
                          </a:prstGeom>
                          <a:noFill/>
                          <a:ln>
                            <a:noFill/>
                          </a:ln>
                        </pic:spPr>
                      </pic:pic>
                    </a:graphicData>
                  </a:graphic>
                </wp:inline>
              </w:drawing>
            </w:r>
          </w:p>
        </w:tc>
      </w:tr>
      <w:tr w:rsidR="00306F2E" w:rsidTr="006E4C30">
        <w:tc>
          <w:tcPr>
            <w:tcW w:w="8613" w:type="dxa"/>
            <w:gridSpan w:val="3"/>
          </w:tcPr>
          <w:p w:rsidR="00306F2E" w:rsidRDefault="00032516" w:rsidP="00032516">
            <w:pPr>
              <w:jc w:val="right"/>
              <w:pPrChange w:id="146" w:author="admin 2" w:date="2019-06-22T21:47:00Z">
                <w:pPr/>
              </w:pPrChange>
            </w:pPr>
            <w:ins w:id="147" w:author="admin 2" w:date="2019-06-22T21:47:00Z">
              <w:r>
                <w:t>In Mali practically all the respondents were women (96%) while in Uganda about two-thirds were women (64%) and one-third were men (35%).</w:t>
              </w:r>
            </w:ins>
            <w:del w:id="148" w:author="admin 2" w:date="2019-06-22T21:47:00Z">
              <w:r w:rsidR="00306F2E" w:rsidDel="00032516">
                <w:rPr>
                  <w:rFonts w:hint="cs"/>
                  <w:rtl/>
                </w:rPr>
                <w:delText>In both Mali and Uganda, females were the main respondents with mali having the largest female representation among respondents: 96% with Uganda having 64%.Men were approximately 35% in Uganda while in Mali 4%.</w:delText>
              </w:r>
            </w:del>
          </w:p>
        </w:tc>
      </w:tr>
      <w:tr w:rsidR="00306F2E" w:rsidTr="006E4C30">
        <w:tc>
          <w:tcPr>
            <w:tcW w:w="2055" w:type="dxa"/>
          </w:tcPr>
          <w:p w:rsidR="00B171AB" w:rsidRDefault="00EB7BFA">
            <w:r>
              <w:t>53</w:t>
            </w:r>
          </w:p>
        </w:tc>
        <w:tc>
          <w:tcPr>
            <w:tcW w:w="3894" w:type="dxa"/>
          </w:tcPr>
          <w:p w:rsidR="00B171AB" w:rsidRDefault="00EB7BFA">
            <w:r>
              <w:t>Please estimate the age of the respondent and write in years?</w:t>
            </w:r>
          </w:p>
        </w:tc>
        <w:tc>
          <w:tcPr>
            <w:tcW w:w="2664" w:type="dxa"/>
          </w:tcPr>
          <w:p w:rsidR="00B171AB" w:rsidRDefault="00EB7BFA">
            <w:r>
              <w:t>I don't know</w:t>
            </w:r>
          </w:p>
          <w:p w:rsidR="00B171AB" w:rsidRDefault="00B171AB"/>
        </w:tc>
      </w:tr>
      <w:tr w:rsidR="00306F2E" w:rsidTr="006E4C30">
        <w:tc>
          <w:tcPr>
            <w:tcW w:w="8613" w:type="dxa"/>
            <w:gridSpan w:val="3"/>
          </w:tcPr>
          <w:p w:rsidR="00306F2E" w:rsidRDefault="00F245AA">
            <w:r>
              <w:lastRenderedPageBreak/>
              <w:drawing>
                <wp:inline distT="0" distB="0" distL="0" distR="0">
                  <wp:extent cx="5271770" cy="3689350"/>
                  <wp:effectExtent l="0" t="0" r="0" b="0"/>
                  <wp:docPr id="511" name="Picture 511" descr="In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Int 53"/>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689350"/>
                          </a:xfrm>
                          <a:prstGeom prst="rect">
                            <a:avLst/>
                          </a:prstGeom>
                          <a:noFill/>
                          <a:ln>
                            <a:noFill/>
                          </a:ln>
                        </pic:spPr>
                      </pic:pic>
                    </a:graphicData>
                  </a:graphic>
                </wp:inline>
              </w:drawing>
            </w:r>
            <w:r>
              <w:drawing>
                <wp:inline distT="0" distB="0" distL="0" distR="0">
                  <wp:extent cx="5271770" cy="3673475"/>
                  <wp:effectExtent l="0" t="0" r="0" b="0"/>
                  <wp:docPr id="512" name="Picture 512" descr="Int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Int 53-1"/>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3673475"/>
                          </a:xfrm>
                          <a:prstGeom prst="rect">
                            <a:avLst/>
                          </a:prstGeom>
                          <a:noFill/>
                          <a:ln>
                            <a:noFill/>
                          </a:ln>
                        </pic:spPr>
                      </pic:pic>
                    </a:graphicData>
                  </a:graphic>
                </wp:inline>
              </w:drawing>
            </w:r>
          </w:p>
        </w:tc>
      </w:tr>
      <w:tr w:rsidR="00306F2E" w:rsidTr="006E4C30">
        <w:tc>
          <w:tcPr>
            <w:tcW w:w="8613" w:type="dxa"/>
            <w:gridSpan w:val="3"/>
          </w:tcPr>
          <w:p w:rsidR="00306F2E" w:rsidRDefault="00F245AA" w:rsidP="00C0269C">
            <w:pPr>
              <w:jc w:val="right"/>
              <w:pPrChange w:id="149" w:author="admin 2" w:date="2019-06-22T21:48:00Z">
                <w:pPr/>
              </w:pPrChange>
            </w:pPr>
            <w:r w:rsidRPr="00F245AA">
              <w:t>The estimated respondent age had a median of 49 years in Mali and 48 in Uganda. The lowest age recorded was 20 years for both countries but Uganda had more variability in age with a maximum of 86</w:t>
            </w:r>
            <w:ins w:id="150" w:author="admin 2" w:date="2019-06-22T21:47:00Z">
              <w:r w:rsidR="00C0269C">
                <w:t xml:space="preserve"> </w:t>
              </w:r>
            </w:ins>
            <w:r w:rsidRPr="00F245AA">
              <w:t>years recorded while the maximum</w:t>
            </w:r>
            <w:ins w:id="151" w:author="admin 2" w:date="2019-06-22T21:47:00Z">
              <w:r w:rsidR="00C0269C">
                <w:t xml:space="preserve"> estimated</w:t>
              </w:r>
            </w:ins>
            <w:r w:rsidRPr="00F245AA">
              <w:t xml:space="preserve"> age for Mali was 70 years.</w:t>
            </w:r>
          </w:p>
        </w:tc>
      </w:tr>
    </w:tbl>
    <w:p w:rsidR="00B171AB" w:rsidRDefault="00B171AB"/>
    <w:p w:rsidR="00B171AB" w:rsidRDefault="00EB7BFA">
      <w:r>
        <w:rPr>
          <w:b/>
          <w:bCs/>
          <w:sz w:val="24"/>
          <w:szCs w:val="24"/>
        </w:rPr>
        <w:t xml:space="preserve">GPS </w:t>
      </w:r>
    </w:p>
    <w:p w:rsidR="00B171AB" w:rsidRDefault="00B171AB"/>
    <w:tbl>
      <w:tblPr>
        <w:tblStyle w:val="TableGrid"/>
        <w:tblW w:w="0" w:type="auto"/>
        <w:tblLook w:val="01E0"/>
      </w:tblPr>
      <w:tblGrid>
        <w:gridCol w:w="1548"/>
        <w:gridCol w:w="3600"/>
        <w:gridCol w:w="3374"/>
      </w:tblGrid>
      <w:tr w:rsidR="00B171AB">
        <w:tc>
          <w:tcPr>
            <w:tcW w:w="1548" w:type="dxa"/>
            <w:shd w:val="clear" w:color="auto" w:fill="000000"/>
          </w:tcPr>
          <w:p w:rsidR="00B171AB" w:rsidRDefault="00EB7BFA">
            <w:pPr>
              <w:rPr>
                <w:color w:val="FFFFFF"/>
              </w:rPr>
            </w:pPr>
            <w:r>
              <w:rPr>
                <w:color w:val="FFFFFF"/>
              </w:rPr>
              <w:t>Question ID</w:t>
            </w:r>
          </w:p>
        </w:tc>
        <w:tc>
          <w:tcPr>
            <w:tcW w:w="3600" w:type="dxa"/>
            <w:shd w:val="clear" w:color="auto" w:fill="000000"/>
          </w:tcPr>
          <w:p w:rsidR="00B171AB" w:rsidRDefault="00EB7BFA">
            <w:pPr>
              <w:rPr>
                <w:color w:val="FFFFFF"/>
              </w:rPr>
            </w:pPr>
            <w:r>
              <w:rPr>
                <w:color w:val="FFFFFF"/>
              </w:rPr>
              <w:t>Question</w:t>
            </w:r>
          </w:p>
        </w:tc>
        <w:tc>
          <w:tcPr>
            <w:tcW w:w="3374" w:type="dxa"/>
            <w:shd w:val="clear" w:color="auto" w:fill="000000"/>
          </w:tcPr>
          <w:p w:rsidR="00B171AB" w:rsidRDefault="00EB7BFA">
            <w:pPr>
              <w:rPr>
                <w:color w:val="FFFFFF"/>
              </w:rPr>
            </w:pPr>
            <w:r>
              <w:rPr>
                <w:color w:val="FFFFFF"/>
              </w:rPr>
              <w:t>Answer</w:t>
            </w:r>
          </w:p>
        </w:tc>
      </w:tr>
      <w:tr w:rsidR="00B171AB">
        <w:tc>
          <w:tcPr>
            <w:tcW w:w="1548" w:type="dxa"/>
          </w:tcPr>
          <w:p w:rsidR="00B171AB" w:rsidRDefault="00EB7BFA">
            <w:r>
              <w:t>54</w:t>
            </w:r>
          </w:p>
        </w:tc>
        <w:tc>
          <w:tcPr>
            <w:tcW w:w="3600" w:type="dxa"/>
          </w:tcPr>
          <w:p w:rsidR="00B171AB" w:rsidRDefault="00EB7BFA">
            <w:r>
              <w:t>GPS captured until now: {0}</w:t>
            </w:r>
          </w:p>
        </w:tc>
        <w:tc>
          <w:tcPr>
            <w:tcW w:w="3374" w:type="dxa"/>
          </w:tcPr>
          <w:p w:rsidR="00B171AB" w:rsidRDefault="00B171AB"/>
        </w:tc>
      </w:tr>
      <w:tr w:rsidR="00B171AB">
        <w:tc>
          <w:tcPr>
            <w:tcW w:w="1548" w:type="dxa"/>
          </w:tcPr>
          <w:p w:rsidR="00B171AB" w:rsidRDefault="00EB7BFA">
            <w:r>
              <w:t>55</w:t>
            </w:r>
          </w:p>
        </w:tc>
        <w:tc>
          <w:tcPr>
            <w:tcW w:w="3600" w:type="dxa"/>
          </w:tcPr>
          <w:p w:rsidR="00B171AB" w:rsidRDefault="00EB7BFA">
            <w:r>
              <w:t xml:space="preserve">GPS coordinates were recorded: </w:t>
            </w:r>
            <w:r>
              <w:lastRenderedPageBreak/>
              <w:t>Long: {0} Lat: {1} You can now safely finish the survey.</w:t>
            </w:r>
          </w:p>
        </w:tc>
        <w:tc>
          <w:tcPr>
            <w:tcW w:w="3374" w:type="dxa"/>
          </w:tcPr>
          <w:p w:rsidR="00B171AB" w:rsidRDefault="00B171AB"/>
        </w:tc>
      </w:tr>
    </w:tbl>
    <w:p w:rsidR="00B171AB" w:rsidRDefault="00B171AB"/>
    <w:sectPr w:rsidR="00B171AB" w:rsidSect="00B171AB">
      <w:headerReference w:type="default" r:id="rId55"/>
      <w:footerReference w:type="default" r:id="rId56"/>
      <w:pgSz w:w="11906" w:h="16838"/>
      <w:pgMar w:top="1440" w:right="1800" w:bottom="1440" w:left="1800" w:header="708" w:footer="708" w:gutter="0"/>
      <w:cols w:space="708"/>
      <w:bidi/>
      <w:rtlGutter/>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dmin 2" w:date="2019-06-22T20:43:00Z" w:initials="a2">
    <w:p w:rsidR="003461B2" w:rsidRDefault="003461B2">
      <w:pPr>
        <w:pStyle w:val="CommentText"/>
      </w:pPr>
      <w:r>
        <w:rPr>
          <w:rStyle w:val="CommentReference"/>
        </w:rPr>
        <w:annotationRef/>
      </w:r>
      <w:r>
        <w:t>John, I now realize that this is a multiple selection question so we should display it at 100% bar charts and showing who selected “meeting regular intervals and who selected which month. This goes for both countries.</w:t>
      </w:r>
    </w:p>
  </w:comment>
  <w:comment w:id="1" w:author="admin 2" w:date="2019-06-22T20:43:00Z" w:initials="a2">
    <w:p w:rsidR="003461B2" w:rsidRDefault="003461B2">
      <w:pPr>
        <w:pStyle w:val="CommentText"/>
      </w:pPr>
      <w:r>
        <w:rPr>
          <w:rStyle w:val="CommentReference"/>
        </w:rPr>
        <w:annotationRef/>
      </w:r>
      <w:r>
        <w:t xml:space="preserve">Same as </w:t>
      </w:r>
    </w:p>
  </w:comment>
  <w:comment w:id="2" w:author="admin 2" w:date="2019-06-22T20:44:00Z" w:initials="a2">
    <w:p w:rsidR="003461B2" w:rsidRDefault="003461B2">
      <w:pPr>
        <w:pStyle w:val="CommentText"/>
      </w:pPr>
      <w:r>
        <w:rPr>
          <w:rStyle w:val="CommentReference"/>
        </w:rPr>
        <w:annotationRef/>
      </w:r>
      <w:r>
        <w:t xml:space="preserve">Same as above comment, please display as a 100% bar chart yes/no because it is multiple selection </w:t>
      </w:r>
    </w:p>
  </w:comment>
  <w:comment w:id="56" w:author="admin 2" w:date="2019-06-22T21:08:00Z" w:initials="a2">
    <w:p w:rsidR="0074052A" w:rsidRDefault="0074052A">
      <w:pPr>
        <w:pStyle w:val="CommentText"/>
      </w:pPr>
      <w:r>
        <w:rPr>
          <w:rStyle w:val="CommentReference"/>
        </w:rPr>
        <w:annotationRef/>
      </w:r>
      <w:r w:rsidR="009D123A">
        <w:t>This graph needs to be put in a logical sequence, so shortest period, then one-but shortest, etc. So one month, 2-3 months, 4-6 months, more than 6 months and 'other'</w:t>
      </w:r>
    </w:p>
  </w:comment>
  <w:comment w:id="80" w:author="admin 2" w:date="2019-06-22T21:13:00Z" w:initials="a2">
    <w:p w:rsidR="00BC241C" w:rsidRDefault="00BC241C">
      <w:pPr>
        <w:pStyle w:val="CommentText"/>
      </w:pPr>
      <w:r>
        <w:rPr>
          <w:rStyle w:val="CommentReference"/>
        </w:rPr>
        <w:annotationRef/>
      </w:r>
      <w:r w:rsidR="009D123A">
        <w:t>The category "charged each month" needs to be specified to "charged each month on the (original) loan amount"</w:t>
      </w:r>
    </w:p>
  </w:comment>
  <w:comment w:id="125" w:author="admin 2" w:date="2019-06-22T21:20:00Z" w:initials="a2">
    <w:p w:rsidR="00B32625" w:rsidRDefault="00B32625">
      <w:pPr>
        <w:pStyle w:val="CommentText"/>
      </w:pPr>
      <w:r>
        <w:rPr>
          <w:rStyle w:val="CommentReference"/>
        </w:rPr>
        <w:annotationRef/>
      </w:r>
      <w:r w:rsidR="009D123A">
        <w:t>Please only use "most" and "majority" when the incidence is more than 50%. Otherwise it should be named "most common" (or mode)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123A" w:rsidRDefault="009D123A" w:rsidP="00B171AB">
      <w:r>
        <w:separator/>
      </w:r>
    </w:p>
  </w:endnote>
  <w:endnote w:type="continuationSeparator" w:id="1">
    <w:p w:rsidR="009D123A" w:rsidRDefault="009D123A" w:rsidP="00B171AB">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5E4" w:rsidRDefault="00E015E4">
    <w:r>
      <w:t xml:space="preserve"> Page </w:t>
    </w:r>
    <w:fldSimple w:instr="PAGE">
      <w:r w:rsidR="00C0269C">
        <w:t>35</w:t>
      </w:r>
    </w:fldSimple>
    <w:r>
      <w:t xml:space="preserve"> of </w:t>
    </w:r>
    <w:fldSimple w:instr="NUMPAGES">
      <w:r w:rsidR="00C0269C">
        <w:t>35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123A" w:rsidRDefault="009D123A" w:rsidP="00B171AB">
      <w:r>
        <w:separator/>
      </w:r>
    </w:p>
  </w:footnote>
  <w:footnote w:type="continuationSeparator" w:id="1">
    <w:p w:rsidR="009D123A" w:rsidRDefault="009D123A" w:rsidP="00B171A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5E4" w:rsidRDefault="00E015E4">
    <w:r>
      <w:rPr>
        <w:b/>
        <w:sz w:val="18"/>
      </w:rPr>
      <w:t>SEEP Intake</w:t>
    </w:r>
  </w:p>
  <w:p w:rsidR="00E015E4" w:rsidRDefault="00E015E4">
    <w:r>
      <w:rPr>
        <w:b/>
        <w:sz w:val="18"/>
      </w:rPr>
      <w:t>L-IFT</w:t>
    </w:r>
  </w:p>
  <w:p w:rsidR="00E015E4" w:rsidRDefault="00E015E4">
    <w:r>
      <w:rPr>
        <w:b/>
        <w:sz w:val="18"/>
      </w:rPr>
      <w:br/>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embedSystemFonts/>
  <w:hideSpellingErrors/>
  <w:hideGrammaticalErrors/>
  <w:trackRevisions/>
  <w:defaultTabStop w:val="720"/>
  <w:noPunctuationKerning/>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DW1tLAwsjQ1N7IEspV0lIJTi4sz8/NACoxqAYI7wbMsAAAA"/>
  </w:docVars>
  <w:rsids>
    <w:rsidRoot w:val="00B171AB"/>
    <w:rsid w:val="00032516"/>
    <w:rsid w:val="00036F66"/>
    <w:rsid w:val="00051CCE"/>
    <w:rsid w:val="00100822"/>
    <w:rsid w:val="002575B4"/>
    <w:rsid w:val="002632DA"/>
    <w:rsid w:val="0026626D"/>
    <w:rsid w:val="00306F2E"/>
    <w:rsid w:val="003461B2"/>
    <w:rsid w:val="003A7A61"/>
    <w:rsid w:val="003C2485"/>
    <w:rsid w:val="004239FC"/>
    <w:rsid w:val="00480B49"/>
    <w:rsid w:val="00495F76"/>
    <w:rsid w:val="004F6DFE"/>
    <w:rsid w:val="00544FE1"/>
    <w:rsid w:val="005D2494"/>
    <w:rsid w:val="006326B6"/>
    <w:rsid w:val="0063485E"/>
    <w:rsid w:val="006E3CD5"/>
    <w:rsid w:val="006E4C30"/>
    <w:rsid w:val="007313D1"/>
    <w:rsid w:val="0074052A"/>
    <w:rsid w:val="00763986"/>
    <w:rsid w:val="0081408E"/>
    <w:rsid w:val="008E6E65"/>
    <w:rsid w:val="008F6B36"/>
    <w:rsid w:val="009D123A"/>
    <w:rsid w:val="009E26C2"/>
    <w:rsid w:val="00A057B6"/>
    <w:rsid w:val="00B02E08"/>
    <w:rsid w:val="00B171AB"/>
    <w:rsid w:val="00B32625"/>
    <w:rsid w:val="00BC241C"/>
    <w:rsid w:val="00C0269C"/>
    <w:rsid w:val="00C77298"/>
    <w:rsid w:val="00CB5D20"/>
    <w:rsid w:val="00D7745D"/>
    <w:rsid w:val="00DC5F92"/>
    <w:rsid w:val="00DD4B37"/>
    <w:rsid w:val="00E015E4"/>
    <w:rsid w:val="00E23CCD"/>
    <w:rsid w:val="00E350D1"/>
    <w:rsid w:val="00EB7BFA"/>
    <w:rsid w:val="00F17635"/>
    <w:rsid w:val="00F245AA"/>
    <w:rsid w:val="00F932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71AB"/>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261EE"/>
    <w:rPr>
      <w:color w:val="0000FF"/>
      <w:u w:val="single"/>
    </w:rPr>
  </w:style>
  <w:style w:type="table" w:styleId="TableGrid">
    <w:name w:val="Table Grid"/>
    <w:rsid w:val="009607B1"/>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F17635"/>
    <w:pPr>
      <w:tabs>
        <w:tab w:val="center" w:pos="4680"/>
        <w:tab w:val="right" w:pos="9360"/>
      </w:tabs>
    </w:pPr>
  </w:style>
  <w:style w:type="character" w:customStyle="1" w:styleId="HeaderChar">
    <w:name w:val="Header Char"/>
    <w:basedOn w:val="DefaultParagraphFont"/>
    <w:link w:val="Header"/>
    <w:rsid w:val="00F17635"/>
  </w:style>
  <w:style w:type="paragraph" w:styleId="Footer">
    <w:name w:val="footer"/>
    <w:basedOn w:val="Normal"/>
    <w:link w:val="FooterChar"/>
    <w:rsid w:val="00F17635"/>
    <w:pPr>
      <w:tabs>
        <w:tab w:val="center" w:pos="4680"/>
        <w:tab w:val="right" w:pos="9360"/>
      </w:tabs>
    </w:pPr>
  </w:style>
  <w:style w:type="character" w:customStyle="1" w:styleId="FooterChar">
    <w:name w:val="Footer Char"/>
    <w:basedOn w:val="DefaultParagraphFont"/>
    <w:link w:val="Footer"/>
    <w:rsid w:val="00F17635"/>
  </w:style>
  <w:style w:type="paragraph" w:styleId="BalloonText">
    <w:name w:val="Balloon Text"/>
    <w:basedOn w:val="Normal"/>
    <w:link w:val="BalloonTextChar"/>
    <w:rsid w:val="00F17635"/>
    <w:rPr>
      <w:rFonts w:ascii="Tahoma" w:hAnsi="Tahoma" w:cs="Tahoma"/>
      <w:sz w:val="16"/>
      <w:szCs w:val="16"/>
    </w:rPr>
  </w:style>
  <w:style w:type="character" w:customStyle="1" w:styleId="BalloonTextChar">
    <w:name w:val="Balloon Text Char"/>
    <w:basedOn w:val="DefaultParagraphFont"/>
    <w:link w:val="BalloonText"/>
    <w:rsid w:val="00F17635"/>
    <w:rPr>
      <w:rFonts w:ascii="Tahoma" w:hAnsi="Tahoma" w:cs="Tahoma"/>
      <w:sz w:val="16"/>
      <w:szCs w:val="16"/>
    </w:rPr>
  </w:style>
  <w:style w:type="character" w:styleId="CommentReference">
    <w:name w:val="annotation reference"/>
    <w:basedOn w:val="DefaultParagraphFont"/>
    <w:semiHidden/>
    <w:unhideWhenUsed/>
    <w:rsid w:val="003461B2"/>
    <w:rPr>
      <w:sz w:val="16"/>
      <w:szCs w:val="16"/>
    </w:rPr>
  </w:style>
  <w:style w:type="paragraph" w:styleId="CommentText">
    <w:name w:val="annotation text"/>
    <w:basedOn w:val="Normal"/>
    <w:link w:val="CommentTextChar"/>
    <w:semiHidden/>
    <w:unhideWhenUsed/>
    <w:rsid w:val="003461B2"/>
  </w:style>
  <w:style w:type="character" w:customStyle="1" w:styleId="CommentTextChar">
    <w:name w:val="Comment Text Char"/>
    <w:basedOn w:val="DefaultParagraphFont"/>
    <w:link w:val="CommentText"/>
    <w:semiHidden/>
    <w:rsid w:val="003461B2"/>
    <w:rPr>
      <w:noProof/>
    </w:rPr>
  </w:style>
  <w:style w:type="paragraph" w:styleId="CommentSubject">
    <w:name w:val="annotation subject"/>
    <w:basedOn w:val="CommentText"/>
    <w:next w:val="CommentText"/>
    <w:link w:val="CommentSubjectChar"/>
    <w:semiHidden/>
    <w:unhideWhenUsed/>
    <w:rsid w:val="003461B2"/>
    <w:rPr>
      <w:b/>
      <w:bCs/>
    </w:rPr>
  </w:style>
  <w:style w:type="character" w:customStyle="1" w:styleId="CommentSubjectChar">
    <w:name w:val="Comment Subject Char"/>
    <w:basedOn w:val="CommentTextChar"/>
    <w:link w:val="CommentSubject"/>
    <w:semiHidden/>
    <w:rsid w:val="003461B2"/>
    <w:rPr>
      <w:b/>
      <w:bCs/>
    </w:rPr>
  </w:style>
  <w:style w:type="paragraph" w:styleId="Revision">
    <w:name w:val="Revision"/>
    <w:hidden/>
    <w:uiPriority w:val="99"/>
    <w:semiHidden/>
    <w:rsid w:val="0074052A"/>
    <w:rPr>
      <w:noProof/>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comments" Target="comments.xm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35</Pages>
  <Words>3354</Words>
  <Characters>19122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Report</vt:lpstr>
    </vt:vector>
  </TitlesOfParts>
  <Company>lift</Company>
  <LinksUpToDate>false</LinksUpToDate>
  <CharactersWithSpaces>22432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SurveyToGo Word Exporter</dc:creator>
  <cp:lastModifiedBy>admin 2</cp:lastModifiedBy>
  <cp:revision>8</cp:revision>
  <dcterms:created xsi:type="dcterms:W3CDTF">2019-06-22T18:27:00Z</dcterms:created>
  <dcterms:modified xsi:type="dcterms:W3CDTF">2019-06-22T19:48:00Z</dcterms:modified>
</cp:coreProperties>
</file>